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40509" w14:textId="34A82F11" w:rsidR="00A939B9" w:rsidRPr="00C97609" w:rsidRDefault="00A939B9" w:rsidP="00A939B9">
      <w:pPr>
        <w:pStyle w:val="Title"/>
        <w:jc w:val="left"/>
        <w:rPr>
          <w:ins w:id="0" w:author="Sanne Smith" w:date="2021-03-09T15:28:00Z"/>
          <w:b w:val="0"/>
          <w:sz w:val="24"/>
          <w:szCs w:val="24"/>
          <w:rPrChange w:id="1" w:author="Sanne Smith" w:date="2021-03-09T15:34:00Z">
            <w:rPr>
              <w:ins w:id="2" w:author="Sanne Smith" w:date="2021-03-09T15:28:00Z"/>
            </w:rPr>
          </w:rPrChange>
        </w:rPr>
      </w:pPr>
      <w:ins w:id="3" w:author="Sanne Smith" w:date="2021-03-09T15:28:00Z">
        <w:r w:rsidRPr="00C97609">
          <w:rPr>
            <w:b w:val="0"/>
            <w:sz w:val="24"/>
            <w:szCs w:val="24"/>
            <w:rPrChange w:id="4" w:author="Sanne Smith" w:date="2021-03-09T15:34:00Z">
              <w:rPr/>
            </w:rPrChange>
          </w:rPr>
          <w:t xml:space="preserve">Hi </w:t>
        </w:r>
        <w:proofErr w:type="spellStart"/>
        <w:r w:rsidRPr="00C97609">
          <w:rPr>
            <w:b w:val="0"/>
            <w:sz w:val="24"/>
            <w:szCs w:val="24"/>
            <w:rPrChange w:id="5" w:author="Sanne Smith" w:date="2021-03-09T15:34:00Z">
              <w:rPr/>
            </w:rPrChange>
          </w:rPr>
          <w:t>Caity</w:t>
        </w:r>
        <w:proofErr w:type="spellEnd"/>
        <w:r w:rsidRPr="00C97609">
          <w:rPr>
            <w:b w:val="0"/>
            <w:sz w:val="24"/>
            <w:szCs w:val="24"/>
            <w:rPrChange w:id="6" w:author="Sanne Smith" w:date="2021-03-09T15:34:00Z">
              <w:rPr/>
            </w:rPrChange>
          </w:rPr>
          <w:t>,</w:t>
        </w:r>
      </w:ins>
    </w:p>
    <w:p w14:paraId="31EB5046" w14:textId="653FE74B" w:rsidR="00C97609" w:rsidRDefault="00A939B9" w:rsidP="00A939B9">
      <w:pPr>
        <w:pStyle w:val="BodyText"/>
        <w:rPr>
          <w:ins w:id="7" w:author="Sanne Smith" w:date="2021-03-09T15:37:00Z"/>
        </w:rPr>
      </w:pPr>
      <w:ins w:id="8" w:author="Sanne Smith" w:date="2021-03-09T15:29:00Z">
        <w:r w:rsidRPr="00C97609">
          <w:t xml:space="preserve">This is a </w:t>
        </w:r>
      </w:ins>
      <w:ins w:id="9" w:author="Sanne Smith" w:date="2021-03-09T15:40:00Z">
        <w:r w:rsidR="00C97609">
          <w:t>sufficient</w:t>
        </w:r>
      </w:ins>
      <w:ins w:id="10" w:author="Sanne Smith" w:date="2021-03-09T15:29:00Z">
        <w:r w:rsidRPr="00C97609">
          <w:t xml:space="preserve"> demonstration of your data restructuring skills.  I see </w:t>
        </w:r>
      </w:ins>
      <w:ins w:id="11" w:author="Sanne Smith" w:date="2021-03-09T15:30:00Z">
        <w:r w:rsidRPr="00C97609">
          <w:t>you are using</w:t>
        </w:r>
      </w:ins>
      <w:ins w:id="12" w:author="Sanne Smith" w:date="2021-03-09T15:29:00Z">
        <w:r w:rsidRPr="00C97609">
          <w:t xml:space="preserve"> the pivot and join functi</w:t>
        </w:r>
      </w:ins>
      <w:ins w:id="13" w:author="Sanne Smith" w:date="2021-03-09T15:30:00Z">
        <w:r w:rsidRPr="00C97609">
          <w:t>ons appropriately</w:t>
        </w:r>
        <w:r>
          <w:t>.</w:t>
        </w:r>
      </w:ins>
      <w:ins w:id="14" w:author="Sanne Smith" w:date="2021-03-09T15:35:00Z">
        <w:r w:rsidR="00C97609">
          <w:t xml:space="preserve"> I also see that you check your wrangling regularly, which is good practice</w:t>
        </w:r>
      </w:ins>
      <w:ins w:id="15" w:author="Sanne Smith" w:date="2021-03-09T15:40:00Z">
        <w:r w:rsidR="00C97609">
          <w:t xml:space="preserve">! Well </w:t>
        </w:r>
        <w:proofErr w:type="spellStart"/>
        <w:r w:rsidR="00C97609">
          <w:t xml:space="preserve">done! </w:t>
        </w:r>
      </w:ins>
      <w:proofErr w:type="spellEnd"/>
      <w:ins w:id="16" w:author="Sanne Smith" w:date="2021-03-09T15:36:00Z">
        <w:r w:rsidR="00C97609">
          <w:t xml:space="preserve">Here are some </w:t>
        </w:r>
      </w:ins>
      <w:ins w:id="17" w:author="Sanne Smith" w:date="2021-03-09T15:37:00Z">
        <w:r w:rsidR="00C97609">
          <w:t>issues that you may want to consider</w:t>
        </w:r>
      </w:ins>
    </w:p>
    <w:p w14:paraId="3322787E" w14:textId="067A19F9" w:rsidR="00A939B9" w:rsidRDefault="00C97609" w:rsidP="00C97609">
      <w:pPr>
        <w:pStyle w:val="BodyText"/>
        <w:numPr>
          <w:ilvl w:val="0"/>
          <w:numId w:val="2"/>
        </w:numPr>
        <w:rPr>
          <w:ins w:id="18" w:author="Sanne Smith" w:date="2021-03-09T15:37:00Z"/>
        </w:rPr>
      </w:pPr>
      <w:ins w:id="19" w:author="Sanne Smith" w:date="2021-03-09T15:35:00Z">
        <w:r>
          <w:t>I  miss</w:t>
        </w:r>
      </w:ins>
      <w:ins w:id="20" w:author="Sanne Smith" w:date="2021-03-09T15:37:00Z">
        <w:r>
          <w:t>ed</w:t>
        </w:r>
      </w:ins>
      <w:ins w:id="21" w:author="Sanne Smith" w:date="2021-03-09T15:35:00Z">
        <w:r>
          <w:t xml:space="preserve"> </w:t>
        </w:r>
      </w:ins>
      <w:ins w:id="22" w:author="Sanne Smith" w:date="2021-03-09T15:37:00Z">
        <w:r>
          <w:t>if</w:t>
        </w:r>
      </w:ins>
      <w:ins w:id="23" w:author="Sanne Smith" w:date="2021-03-09T15:35:00Z">
        <w:r>
          <w:t xml:space="preserve"> you checked cases that couldn’t be joined</w:t>
        </w:r>
      </w:ins>
      <w:ins w:id="24" w:author="Sanne Smith" w:date="2021-03-09T15:37:00Z">
        <w:r>
          <w:t>. That’s always good to check!</w:t>
        </w:r>
      </w:ins>
    </w:p>
    <w:p w14:paraId="15431C88" w14:textId="5F991F15" w:rsidR="00C97609" w:rsidRDefault="00C97609" w:rsidP="00C97609">
      <w:pPr>
        <w:pStyle w:val="BodyText"/>
        <w:numPr>
          <w:ilvl w:val="0"/>
          <w:numId w:val="2"/>
        </w:numPr>
        <w:rPr>
          <w:ins w:id="25" w:author="Sanne Smith" w:date="2021-03-09T15:38:00Z"/>
        </w:rPr>
      </w:pPr>
      <w:ins w:id="26" w:author="Sanne Smith" w:date="2021-03-09T15:37:00Z">
        <w:r>
          <w:t>Can you label 2014-2018 data as 2010? You do this for the education data and that is quite a stretch. I co</w:t>
        </w:r>
      </w:ins>
      <w:ins w:id="27" w:author="Sanne Smith" w:date="2021-03-09T15:38:00Z">
        <w:r>
          <w:t>uldn’t find a good justification for this decision either</w:t>
        </w:r>
      </w:ins>
      <w:ins w:id="28" w:author="Sanne Smith" w:date="2021-03-09T15:40:00Z">
        <w:r>
          <w:t>.</w:t>
        </w:r>
      </w:ins>
    </w:p>
    <w:p w14:paraId="7256BFF8" w14:textId="2CFB4C35" w:rsidR="00C97609" w:rsidRDefault="00C97609" w:rsidP="00C97609">
      <w:pPr>
        <w:pStyle w:val="BodyText"/>
        <w:numPr>
          <w:ilvl w:val="0"/>
          <w:numId w:val="2"/>
        </w:numPr>
        <w:rPr>
          <w:ins w:id="29" w:author="Sanne Smith" w:date="2021-03-09T15:40:00Z"/>
        </w:rPr>
      </w:pPr>
      <w:ins w:id="30" w:author="Sanne Smith" w:date="2021-03-09T15:38:00Z">
        <w:r>
          <w:t>The figures for Q2 couldn’t fully answer the questions “how do education and income on the county level relate</w:t>
        </w:r>
      </w:ins>
      <w:ins w:id="31" w:author="Sanne Smith" w:date="2021-03-09T15:39:00Z">
        <w:r>
          <w:t xml:space="preserve">” and </w:t>
        </w:r>
      </w:ins>
      <w:ins w:id="32" w:author="Sanne Smith" w:date="2021-03-09T15:40:00Z">
        <w:r>
          <w:t>“</w:t>
        </w:r>
      </w:ins>
      <w:ins w:id="33" w:author="Sanne Smith" w:date="2021-03-09T15:39:00Z">
        <w:r>
          <w:t>does this relationship differ between rural and urban counties</w:t>
        </w:r>
      </w:ins>
      <w:ins w:id="34" w:author="Sanne Smith" w:date="2021-03-09T15:40:00Z">
        <w:r>
          <w:t xml:space="preserve"> and over</w:t>
        </w:r>
      </w:ins>
      <w:ins w:id="35" w:author="Sanne Smith" w:date="2021-03-09T15:39:00Z">
        <w:r>
          <w:t xml:space="preserve"> time</w:t>
        </w:r>
      </w:ins>
      <w:ins w:id="36" w:author="Sanne Smith" w:date="2021-03-09T15:41:00Z">
        <w:r>
          <w:t>?”</w:t>
        </w:r>
      </w:ins>
      <w:ins w:id="37" w:author="Sanne Smith" w:date="2021-03-09T15:39:00Z">
        <w:r>
          <w:t>. Your figures spoke to the question “how does personal income in counties develop over time and between rur</w:t>
        </w:r>
      </w:ins>
      <w:ins w:id="38" w:author="Sanne Smith" w:date="2021-03-09T15:40:00Z">
        <w:r>
          <w:t>al-urban areas</w:t>
        </w:r>
      </w:ins>
      <w:ins w:id="39" w:author="Sanne Smith" w:date="2021-03-09T15:39:00Z">
        <w:r>
          <w:t>”  only</w:t>
        </w:r>
      </w:ins>
      <w:ins w:id="40" w:author="Sanne Smith" w:date="2021-03-09T15:41:00Z">
        <w:r>
          <w:t>.</w:t>
        </w:r>
      </w:ins>
      <w:bookmarkStart w:id="41" w:name="_GoBack"/>
      <w:bookmarkEnd w:id="41"/>
    </w:p>
    <w:p w14:paraId="2D14BA90" w14:textId="4CE2C665" w:rsidR="00C97609" w:rsidRPr="00A939B9" w:rsidRDefault="00C97609" w:rsidP="00C97609">
      <w:pPr>
        <w:pStyle w:val="BodyText"/>
        <w:rPr>
          <w:ins w:id="42" w:author="Sanne Smith" w:date="2021-03-09T15:28:00Z"/>
        </w:rPr>
        <w:pPrChange w:id="43" w:author="Sanne Smith" w:date="2021-03-09T15:40:00Z">
          <w:pPr>
            <w:pStyle w:val="Title"/>
          </w:pPr>
        </w:pPrChange>
      </w:pPr>
      <w:ins w:id="44" w:author="Sanne Smith" w:date="2021-03-09T15:40:00Z">
        <w:r>
          <w:t>Grade: B+</w:t>
        </w:r>
      </w:ins>
    </w:p>
    <w:p w14:paraId="3CC71F6E" w14:textId="0870D690" w:rsidR="00A32A4C" w:rsidRDefault="00A93217">
      <w:pPr>
        <w:pStyle w:val="Title"/>
      </w:pPr>
      <w:r>
        <w:t>EDUC 423A/SOC 302A: Assignment 3</w:t>
      </w:r>
    </w:p>
    <w:p w14:paraId="3E0D8EC3" w14:textId="77777777" w:rsidR="00A32A4C" w:rsidRDefault="00A93217">
      <w:pPr>
        <w:pStyle w:val="Author"/>
      </w:pPr>
      <w:r>
        <w:t>Caity McGinley</w:t>
      </w:r>
    </w:p>
    <w:p w14:paraId="292A937A" w14:textId="77777777" w:rsidR="00A32A4C" w:rsidRDefault="00A93217">
      <w:pPr>
        <w:pStyle w:val="Date"/>
      </w:pPr>
      <w:r>
        <w:t>2/28/2021</w:t>
      </w:r>
    </w:p>
    <w:p w14:paraId="01D7CD9F" w14:textId="77777777" w:rsidR="00A32A4C" w:rsidRDefault="00A93217">
      <w:pPr>
        <w:pStyle w:val="Heading1"/>
      </w:pPr>
      <w:bookmarkStart w:id="45" w:name="honor-code-statement"/>
      <w:r>
        <w:t>Honor Code Statement</w:t>
      </w:r>
      <w:bookmarkEnd w:id="45"/>
    </w:p>
    <w:p w14:paraId="4EF7F167" w14:textId="77777777" w:rsidR="00A32A4C" w:rsidRDefault="00A93217">
      <w:pPr>
        <w:pStyle w:val="FirstParagraph"/>
      </w:pPr>
      <w:r>
        <w:t xml:space="preserve">We strongly encourage students to form study groups and students may discuss and work on assignments in groups. We expect that each student understands their own submission. As such, students must write their submissions independently and clearly disclose the names of all other students who were part of their study group. Additionally, lifting code or solutions directly from the internet (e.g., Google, GitHub, Stack Overflow) is a violation of the </w:t>
      </w:r>
      <w:hyperlink r:id="rId7">
        <w:r>
          <w:rPr>
            <w:rStyle w:val="Hyperlink"/>
          </w:rPr>
          <w:t>Stanford Honor Code</w:t>
        </w:r>
      </w:hyperlink>
      <w:r>
        <w:t>. We take academic honesty and Honor Code violations extremely seriously and expect the same of students. If you have questions about what may or may not constitute an Honor Code violation, please reach out the teaching team.</w:t>
      </w:r>
    </w:p>
    <w:p w14:paraId="18F4CF72" w14:textId="77777777" w:rsidR="00A32A4C" w:rsidRDefault="00A93217">
      <w:pPr>
        <w:pStyle w:val="BodyText"/>
      </w:pPr>
      <w:r>
        <w:rPr>
          <w:b/>
        </w:rPr>
        <w:t>Email:</w:t>
      </w:r>
      <w:r>
        <w:t xml:space="preserve"> </w:t>
      </w:r>
      <w:hyperlink r:id="rId8">
        <w:r>
          <w:rPr>
            <w:rStyle w:val="Hyperlink"/>
          </w:rPr>
          <w:t>caitym26@stanford.eud</w:t>
        </w:r>
      </w:hyperlink>
    </w:p>
    <w:p w14:paraId="241318AF" w14:textId="77777777" w:rsidR="008D6A25" w:rsidRDefault="00A93217">
      <w:pPr>
        <w:pStyle w:val="BodyText"/>
      </w:pPr>
      <w:r>
        <w:rPr>
          <w:b/>
        </w:rPr>
        <w:t>SUID:</w:t>
      </w:r>
      <w:r>
        <w:t xml:space="preserve"> 06211809 </w:t>
      </w:r>
      <w:r>
        <w:rPr>
          <w:b/>
        </w:rPr>
        <w:t>Study Group:</w:t>
      </w:r>
      <w:r>
        <w:t xml:space="preserve"> Tangaloa Kaufusi </w:t>
      </w:r>
    </w:p>
    <w:p w14:paraId="02C6F66D" w14:textId="7845AD37" w:rsidR="00A32A4C" w:rsidRDefault="00A93217">
      <w:pPr>
        <w:pStyle w:val="BodyText"/>
      </w:pPr>
      <w:r>
        <w:t>I acknowledge and agree to abide by the Honor Code.</w:t>
      </w:r>
    </w:p>
    <w:p w14:paraId="25E854F1" w14:textId="77777777" w:rsidR="00A32A4C" w:rsidRDefault="00A93217">
      <w:pPr>
        <w:pStyle w:val="BodyText"/>
      </w:pPr>
      <w:r>
        <w:rPr>
          <w:b/>
        </w:rPr>
        <w:t>Signed:</w:t>
      </w:r>
      <w:r>
        <w:t xml:space="preserve"> Caity McGinley</w:t>
      </w:r>
    </w:p>
    <w:p w14:paraId="5D0F74DF" w14:textId="77777777" w:rsidR="00A32A4C" w:rsidRDefault="00A93217">
      <w:pPr>
        <w:pStyle w:val="Heading1"/>
      </w:pPr>
      <w:bookmarkStart w:id="46" w:name="setup-and-cleaning-the-data"/>
      <w:r>
        <w:lastRenderedPageBreak/>
        <w:t>Setup and cleaning the data</w:t>
      </w:r>
      <w:bookmarkEnd w:id="46"/>
    </w:p>
    <w:p w14:paraId="6235BE32" w14:textId="676E5E8E" w:rsidR="00A32A4C" w:rsidRDefault="00A93217" w:rsidP="008D6A25">
      <w:pPr>
        <w:pStyle w:val="SourceCode"/>
      </w:pPr>
      <w:r>
        <w:rPr>
          <w:rStyle w:val="CommentTok"/>
        </w:rPr>
        <w:t># Include all code required to load packages, import, clean, pivot and join the data here.</w:t>
      </w:r>
      <w:r>
        <w:br/>
      </w:r>
      <w:r>
        <w:br/>
      </w:r>
    </w:p>
    <w:p w14:paraId="42CE7F59" w14:textId="77777777" w:rsidR="00A32A4C" w:rsidRDefault="00A93217">
      <w:pPr>
        <w:pStyle w:val="SourceCode"/>
      </w:pPr>
      <w:r>
        <w:rPr>
          <w:rStyle w:val="KeywordTok"/>
        </w:rPr>
        <w:t>library</w:t>
      </w:r>
      <w:r>
        <w:rPr>
          <w:rStyle w:val="NormalTok"/>
        </w:rPr>
        <w:t xml:space="preserve">(knitr)     </w:t>
      </w:r>
    </w:p>
    <w:p w14:paraId="06F8447D" w14:textId="77777777" w:rsidR="00A32A4C" w:rsidRDefault="00A93217">
      <w:pPr>
        <w:pStyle w:val="SourceCode"/>
      </w:pPr>
      <w:r>
        <w:rPr>
          <w:rStyle w:val="VerbatimChar"/>
        </w:rPr>
        <w:t>## Warning: package 'knitr' was built under R version 4.0.3</w:t>
      </w:r>
    </w:p>
    <w:p w14:paraId="7D682A00" w14:textId="2BB81344" w:rsidR="00A32A4C" w:rsidRDefault="00A93217">
      <w:pPr>
        <w:pStyle w:val="SourceCode"/>
      </w:pPr>
      <w:r>
        <w:rPr>
          <w:rStyle w:val="KeywordTok"/>
        </w:rPr>
        <w:t>library</w:t>
      </w:r>
      <w:r>
        <w:rPr>
          <w:rStyle w:val="NormalTok"/>
        </w:rPr>
        <w:t xml:space="preserve"> (</w:t>
      </w:r>
      <w:proofErr w:type="spellStart"/>
      <w:r>
        <w:rPr>
          <w:rStyle w:val="NormalTok"/>
        </w:rPr>
        <w:t>dplyr</w:t>
      </w:r>
      <w:proofErr w:type="spellEnd"/>
      <w:r>
        <w:rPr>
          <w:rStyle w:val="NormalTok"/>
        </w:rPr>
        <w:t>)</w:t>
      </w:r>
      <w:ins w:id="47" w:author="Sanne Smith" w:date="2021-03-09T13:36:00Z">
        <w:r w:rsidR="003351D4">
          <w:rPr>
            <w:rStyle w:val="NormalTok"/>
          </w:rPr>
          <w:t xml:space="preserve"> No need to attach </w:t>
        </w:r>
        <w:proofErr w:type="spellStart"/>
        <w:r w:rsidR="003351D4">
          <w:rPr>
            <w:rStyle w:val="NormalTok"/>
          </w:rPr>
          <w:t>dplyr</w:t>
        </w:r>
        <w:proofErr w:type="spellEnd"/>
        <w:r w:rsidR="003351D4">
          <w:rPr>
            <w:rStyle w:val="NormalTok"/>
          </w:rPr>
          <w:t xml:space="preserve"> as it is part of the </w:t>
        </w:r>
        <w:proofErr w:type="spellStart"/>
        <w:r w:rsidR="003351D4">
          <w:rPr>
            <w:rStyle w:val="NormalTok"/>
          </w:rPr>
          <w:t>tidyverse</w:t>
        </w:r>
        <w:proofErr w:type="spellEnd"/>
        <w:r w:rsidR="003351D4">
          <w:rPr>
            <w:rStyle w:val="NormalTok"/>
          </w:rPr>
          <w:t xml:space="preserve"> library </w:t>
        </w:r>
        <w:r w:rsidR="003351D4" w:rsidRPr="003351D4">
          <w:rPr>
            <w:rStyle w:val="NormalTok"/>
          </w:rPr>
          <w:sym w:font="Wingdings" w:char="F04A"/>
        </w:r>
        <w:r w:rsidR="003351D4">
          <w:rPr>
            <w:rStyle w:val="NormalTok"/>
          </w:rPr>
          <w:t xml:space="preserve"> </w:t>
        </w:r>
      </w:ins>
    </w:p>
    <w:p w14:paraId="202043DA" w14:textId="77777777" w:rsidR="00A32A4C" w:rsidRDefault="00A93217">
      <w:pPr>
        <w:pStyle w:val="SourceCode"/>
      </w:pPr>
      <w:r>
        <w:rPr>
          <w:rStyle w:val="VerbatimChar"/>
        </w:rPr>
        <w:t>## Warning: package 'dplyr' was built under R version 4.0.3</w:t>
      </w:r>
    </w:p>
    <w:p w14:paraId="10D7D3CC" w14:textId="77777777" w:rsidR="00A32A4C" w:rsidRDefault="00A93217">
      <w:pPr>
        <w:pStyle w:val="SourceCode"/>
      </w:pPr>
      <w:r>
        <w:rPr>
          <w:rStyle w:val="VerbatimChar"/>
        </w:rPr>
        <w:t xml:space="preserve">## </w:t>
      </w:r>
      <w:r>
        <w:br/>
      </w:r>
      <w:r>
        <w:rPr>
          <w:rStyle w:val="VerbatimChar"/>
        </w:rPr>
        <w:t>## Attaching package: 'dplyr'</w:t>
      </w:r>
    </w:p>
    <w:p w14:paraId="42E4E52B" w14:textId="77777777" w:rsidR="00A32A4C" w:rsidRDefault="00A93217">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623874F7" w14:textId="77777777" w:rsidR="00A32A4C" w:rsidRDefault="00A93217">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2AEC1979" w14:textId="77777777" w:rsidR="00A32A4C" w:rsidRDefault="00A93217">
      <w:pPr>
        <w:pStyle w:val="SourceCode"/>
      </w:pPr>
      <w:r>
        <w:rPr>
          <w:rStyle w:val="KeywordTok"/>
        </w:rPr>
        <w:t>library</w:t>
      </w:r>
      <w:r>
        <w:rPr>
          <w:rStyle w:val="NormalTok"/>
        </w:rPr>
        <w:t>(ggplot2)</w:t>
      </w:r>
    </w:p>
    <w:p w14:paraId="3E9A0675" w14:textId="77777777" w:rsidR="00A32A4C" w:rsidRDefault="00A93217">
      <w:pPr>
        <w:pStyle w:val="SourceCode"/>
      </w:pPr>
      <w:r>
        <w:rPr>
          <w:rStyle w:val="VerbatimChar"/>
        </w:rPr>
        <w:t xml:space="preserve">## </w:t>
      </w:r>
      <w:r>
        <w:br/>
      </w:r>
      <w:r>
        <w:rPr>
          <w:rStyle w:val="VerbatimChar"/>
        </w:rPr>
        <w:t>## Attaching package: 'ggplot2'</w:t>
      </w:r>
    </w:p>
    <w:p w14:paraId="35F685A1" w14:textId="77777777" w:rsidR="00A32A4C" w:rsidRDefault="00A93217">
      <w:pPr>
        <w:pStyle w:val="SourceCode"/>
      </w:pPr>
      <w:r>
        <w:rPr>
          <w:rStyle w:val="VerbatimChar"/>
        </w:rPr>
        <w:t>## The following objects are masked from 'package:psych':</w:t>
      </w:r>
      <w:r>
        <w:br/>
      </w:r>
      <w:r>
        <w:rPr>
          <w:rStyle w:val="VerbatimChar"/>
        </w:rPr>
        <w:t xml:space="preserve">## </w:t>
      </w:r>
      <w:r>
        <w:br/>
      </w:r>
      <w:r>
        <w:rPr>
          <w:rStyle w:val="VerbatimChar"/>
        </w:rPr>
        <w:t>##     %+%, alpha</w:t>
      </w:r>
    </w:p>
    <w:p w14:paraId="4D714422" w14:textId="77777777" w:rsidR="00A32A4C" w:rsidRDefault="00A93217">
      <w:pPr>
        <w:pStyle w:val="SourceCode"/>
      </w:pPr>
      <w:r>
        <w:rPr>
          <w:rStyle w:val="KeywordTok"/>
        </w:rPr>
        <w:t>library</w:t>
      </w:r>
      <w:r>
        <w:rPr>
          <w:rStyle w:val="NormalTok"/>
        </w:rPr>
        <w:t>(tidyverse)</w:t>
      </w:r>
    </w:p>
    <w:p w14:paraId="0D4FB39B" w14:textId="77777777" w:rsidR="00A32A4C" w:rsidRDefault="00A93217">
      <w:pPr>
        <w:pStyle w:val="SourceCode"/>
      </w:pPr>
      <w:r>
        <w:rPr>
          <w:rStyle w:val="VerbatimChar"/>
        </w:rPr>
        <w:t>## -- Attaching packages ---------------------------------------------------------------------------------- tidyverse 1.3.0 --</w:t>
      </w:r>
    </w:p>
    <w:p w14:paraId="45AA0053" w14:textId="77777777" w:rsidR="00A32A4C" w:rsidRDefault="00A93217">
      <w:pPr>
        <w:pStyle w:val="SourceCode"/>
      </w:pPr>
      <w:r>
        <w:rPr>
          <w:rStyle w:val="VerbatimChar"/>
        </w:rPr>
        <w:t>## v tibble  3.0.3     v purrr   0.3.4</w:t>
      </w:r>
      <w:r>
        <w:br/>
      </w:r>
      <w:r>
        <w:rPr>
          <w:rStyle w:val="VerbatimChar"/>
        </w:rPr>
        <w:t>## v tidyr   1.1.2     v stringr 1.4.0</w:t>
      </w:r>
      <w:r>
        <w:br/>
      </w:r>
      <w:r>
        <w:rPr>
          <w:rStyle w:val="VerbatimChar"/>
        </w:rPr>
        <w:t>## v readr   1.4.0     v forcats 0.5.0</w:t>
      </w:r>
    </w:p>
    <w:p w14:paraId="25DB40C7" w14:textId="77777777" w:rsidR="00A32A4C" w:rsidRDefault="00A93217">
      <w:pPr>
        <w:pStyle w:val="SourceCode"/>
      </w:pPr>
      <w:r>
        <w:rPr>
          <w:rStyle w:val="VerbatimChar"/>
        </w:rPr>
        <w:t>## Warning: package 'readr' was built under R version 4.0.4</w:t>
      </w:r>
    </w:p>
    <w:p w14:paraId="6750D6DA" w14:textId="77777777" w:rsidR="00A32A4C" w:rsidRDefault="00A93217">
      <w:pPr>
        <w:pStyle w:val="SourceCode"/>
      </w:pPr>
      <w:r>
        <w:rPr>
          <w:rStyle w:val="VerbatimChar"/>
        </w:rPr>
        <w:t>## Warning: package 'stringr' was built under R version 4.0.3</w:t>
      </w:r>
    </w:p>
    <w:p w14:paraId="234F4AC1" w14:textId="77777777" w:rsidR="00A32A4C" w:rsidRDefault="00A93217">
      <w:pPr>
        <w:pStyle w:val="SourceCode"/>
      </w:pPr>
      <w:r>
        <w:rPr>
          <w:rStyle w:val="VerbatimChar"/>
        </w:rPr>
        <w:t>## Warning: package 'forcats' was built under R version 4.0.3</w:t>
      </w:r>
    </w:p>
    <w:p w14:paraId="33F3949F" w14:textId="77777777" w:rsidR="00A32A4C" w:rsidRDefault="00A93217">
      <w:pPr>
        <w:pStyle w:val="SourceCode"/>
      </w:pPr>
      <w:r>
        <w:rPr>
          <w:rStyle w:val="VerbatimChar"/>
        </w:rPr>
        <w:t>## -- Conflicts ------------------------------------------------------------------------------------- tidyverse_conflicts() --</w:t>
      </w:r>
      <w:r>
        <w:br/>
      </w:r>
      <w:r>
        <w:rPr>
          <w:rStyle w:val="VerbatimChar"/>
        </w:rPr>
        <w:t>## x ggplot2::%+%()   masks psych::%+%()</w:t>
      </w:r>
      <w:r>
        <w:br/>
      </w:r>
      <w:r>
        <w:rPr>
          <w:rStyle w:val="VerbatimChar"/>
        </w:rPr>
        <w:lastRenderedPageBreak/>
        <w:t>## x ggplot2::alpha() masks psych::alpha()</w:t>
      </w:r>
      <w:r>
        <w:br/>
      </w:r>
      <w:r>
        <w:rPr>
          <w:rStyle w:val="VerbatimChar"/>
        </w:rPr>
        <w:t>## x dplyr::filter()  masks stats::filter()</w:t>
      </w:r>
      <w:r>
        <w:br/>
      </w:r>
      <w:r>
        <w:rPr>
          <w:rStyle w:val="VerbatimChar"/>
        </w:rPr>
        <w:t>## x dplyr::lag()     masks stats::lag()</w:t>
      </w:r>
    </w:p>
    <w:p w14:paraId="22996EAE" w14:textId="77777777" w:rsidR="00A32A4C" w:rsidRDefault="00A93217">
      <w:pPr>
        <w:pStyle w:val="SourceCode"/>
      </w:pPr>
      <w:r>
        <w:rPr>
          <w:rStyle w:val="KeywordTok"/>
        </w:rPr>
        <w:t>library</w:t>
      </w:r>
      <w:r>
        <w:rPr>
          <w:rStyle w:val="NormalTok"/>
        </w:rPr>
        <w:t>(tidytext)</w:t>
      </w:r>
    </w:p>
    <w:p w14:paraId="7337D7A8" w14:textId="77777777" w:rsidR="00A32A4C" w:rsidRDefault="00A93217">
      <w:pPr>
        <w:pStyle w:val="SourceCode"/>
      </w:pPr>
      <w:r>
        <w:rPr>
          <w:rStyle w:val="VerbatimChar"/>
        </w:rPr>
        <w:t>## Warning: package 'tidytext' was built under R version 4.0.3</w:t>
      </w:r>
    </w:p>
    <w:p w14:paraId="40594F0D" w14:textId="77777777" w:rsidR="00A32A4C" w:rsidRDefault="00A93217">
      <w:pPr>
        <w:pStyle w:val="SourceCode"/>
      </w:pPr>
      <w:r>
        <w:rPr>
          <w:rStyle w:val="KeywordTok"/>
        </w:rPr>
        <w:t>library</w:t>
      </w:r>
      <w:r>
        <w:rPr>
          <w:rStyle w:val="NormalTok"/>
        </w:rPr>
        <w:t>(textdata)</w:t>
      </w:r>
    </w:p>
    <w:p w14:paraId="3D3A8BDA" w14:textId="77777777" w:rsidR="00A32A4C" w:rsidRDefault="00A93217">
      <w:pPr>
        <w:pStyle w:val="SourceCode"/>
      </w:pPr>
      <w:r>
        <w:rPr>
          <w:rStyle w:val="VerbatimChar"/>
        </w:rPr>
        <w:t>## Warning: package 'textdata' was built under R version 4.0.3</w:t>
      </w:r>
    </w:p>
    <w:p w14:paraId="0A13F3C7" w14:textId="77777777" w:rsidR="00A32A4C" w:rsidRDefault="00A93217">
      <w:pPr>
        <w:pStyle w:val="SourceCode"/>
      </w:pPr>
      <w:r>
        <w:rPr>
          <w:rStyle w:val="KeywordTok"/>
        </w:rPr>
        <w:t>library</w:t>
      </w:r>
      <w:r>
        <w:rPr>
          <w:rStyle w:val="NormalTok"/>
        </w:rPr>
        <w:t>(janitor)</w:t>
      </w:r>
    </w:p>
    <w:p w14:paraId="3A7BDB01" w14:textId="77777777" w:rsidR="00A32A4C" w:rsidRDefault="00A93217">
      <w:pPr>
        <w:pStyle w:val="SourceCode"/>
      </w:pPr>
      <w:r>
        <w:rPr>
          <w:rStyle w:val="VerbatimChar"/>
        </w:rPr>
        <w:t>## Warning: package 'janitor' was built under R version 4.0.3</w:t>
      </w:r>
    </w:p>
    <w:p w14:paraId="3C8D9AAB" w14:textId="77777777" w:rsidR="00A32A4C" w:rsidRDefault="00A93217">
      <w:pPr>
        <w:pStyle w:val="SourceCode"/>
      </w:pPr>
      <w:r>
        <w:rPr>
          <w:rStyle w:val="VerbatimChar"/>
        </w:rPr>
        <w:t xml:space="preserve">## </w:t>
      </w:r>
      <w:r>
        <w:br/>
      </w:r>
      <w:r>
        <w:rPr>
          <w:rStyle w:val="VerbatimChar"/>
        </w:rPr>
        <w:t>## Attaching package: 'janitor'</w:t>
      </w:r>
    </w:p>
    <w:p w14:paraId="1F735BC7" w14:textId="77777777" w:rsidR="00A32A4C" w:rsidRDefault="00A93217">
      <w:pPr>
        <w:pStyle w:val="SourceCode"/>
      </w:pPr>
      <w:r>
        <w:rPr>
          <w:rStyle w:val="VerbatimChar"/>
        </w:rPr>
        <w:t>## The following objects are masked from 'package:stats':</w:t>
      </w:r>
      <w:r>
        <w:br/>
      </w:r>
      <w:r>
        <w:rPr>
          <w:rStyle w:val="VerbatimChar"/>
        </w:rPr>
        <w:t xml:space="preserve">## </w:t>
      </w:r>
      <w:r>
        <w:br/>
      </w:r>
      <w:r>
        <w:rPr>
          <w:rStyle w:val="VerbatimChar"/>
        </w:rPr>
        <w:t>##     chisq.test, fisher.test</w:t>
      </w:r>
    </w:p>
    <w:p w14:paraId="2794A9FA" w14:textId="77777777" w:rsidR="00A32A4C" w:rsidRDefault="00A93217">
      <w:pPr>
        <w:pStyle w:val="SourceCode"/>
      </w:pPr>
      <w:r>
        <w:rPr>
          <w:rStyle w:val="KeywordTok"/>
        </w:rPr>
        <w:t>library</w:t>
      </w:r>
      <w:r>
        <w:rPr>
          <w:rStyle w:val="NormalTok"/>
        </w:rPr>
        <w:t>(stringr)</w:t>
      </w:r>
      <w:r>
        <w:br/>
      </w:r>
      <w:r>
        <w:rPr>
          <w:rStyle w:val="KeywordTok"/>
        </w:rPr>
        <w:t>library</w:t>
      </w:r>
      <w:r>
        <w:rPr>
          <w:rStyle w:val="NormalTok"/>
        </w:rPr>
        <w:t>(gridExtra)</w:t>
      </w:r>
    </w:p>
    <w:p w14:paraId="0D4996A4" w14:textId="77777777" w:rsidR="00A32A4C" w:rsidRDefault="00A93217">
      <w:pPr>
        <w:pStyle w:val="SourceCode"/>
      </w:pPr>
      <w:r>
        <w:rPr>
          <w:rStyle w:val="VerbatimChar"/>
        </w:rPr>
        <w:t>## Warning: package 'gridExtra' was built under R version 4.0.3</w:t>
      </w:r>
    </w:p>
    <w:p w14:paraId="5B24DB9B" w14:textId="77777777" w:rsidR="00A32A4C" w:rsidRDefault="00A93217">
      <w:pPr>
        <w:pStyle w:val="SourceCode"/>
      </w:pPr>
      <w:r>
        <w:rPr>
          <w:rStyle w:val="VerbatimChar"/>
        </w:rPr>
        <w:t xml:space="preserve">## </w:t>
      </w:r>
      <w:r>
        <w:br/>
      </w:r>
      <w:r>
        <w:rPr>
          <w:rStyle w:val="VerbatimChar"/>
        </w:rPr>
        <w:t>## Attaching package: 'gridExtra'</w:t>
      </w:r>
    </w:p>
    <w:p w14:paraId="3009B4D5" w14:textId="77777777" w:rsidR="00A32A4C" w:rsidRDefault="00A93217">
      <w:pPr>
        <w:pStyle w:val="SourceCode"/>
      </w:pPr>
      <w:r>
        <w:rPr>
          <w:rStyle w:val="VerbatimChar"/>
        </w:rPr>
        <w:t>## The following object is masked from 'package:dplyr':</w:t>
      </w:r>
      <w:r>
        <w:br/>
      </w:r>
      <w:r>
        <w:rPr>
          <w:rStyle w:val="VerbatimChar"/>
        </w:rPr>
        <w:t xml:space="preserve">## </w:t>
      </w:r>
      <w:r>
        <w:br/>
      </w:r>
      <w:r>
        <w:rPr>
          <w:rStyle w:val="VerbatimChar"/>
        </w:rPr>
        <w:t>##     combine</w:t>
      </w:r>
    </w:p>
    <w:p w14:paraId="2077FEFF" w14:textId="102E524B" w:rsidR="00A32A4C" w:rsidRDefault="00A93217" w:rsidP="008D6A25">
      <w:pPr>
        <w:pStyle w:val="SourceCode"/>
      </w:pPr>
      <w:r>
        <w:rPr>
          <w:rStyle w:val="KeywordTok"/>
        </w:rPr>
        <w:t>library</w:t>
      </w:r>
      <w:r>
        <w:rPr>
          <w:rStyle w:val="NormalTok"/>
        </w:rPr>
        <w:t>(grid)</w:t>
      </w:r>
      <w:r>
        <w:br/>
      </w:r>
      <w:r>
        <w:rPr>
          <w:rStyle w:val="KeywordTok"/>
        </w:rPr>
        <w:t>library</w:t>
      </w:r>
      <w:r>
        <w:rPr>
          <w:rStyle w:val="NormalTok"/>
        </w:rPr>
        <w:t>(stringi)</w:t>
      </w:r>
      <w:r>
        <w:br/>
      </w:r>
    </w:p>
    <w:p w14:paraId="6B33FDD2" w14:textId="12137632" w:rsidR="00A32A4C" w:rsidRDefault="00A93217">
      <w:pPr>
        <w:pStyle w:val="SourceCode"/>
      </w:pPr>
      <w:r>
        <w:rPr>
          <w:rStyle w:val="KeywordTok"/>
        </w:rPr>
        <w:t>library</w:t>
      </w:r>
      <w:r>
        <w:rPr>
          <w:rStyle w:val="NormalTok"/>
        </w:rPr>
        <w:t>(janitor)</w:t>
      </w:r>
      <w:r>
        <w:br/>
      </w:r>
      <w:r>
        <w:rPr>
          <w:rStyle w:val="KeywordTok"/>
        </w:rPr>
        <w:t>library</w:t>
      </w:r>
      <w:r>
        <w:rPr>
          <w:rStyle w:val="NormalTok"/>
        </w:rPr>
        <w:t>(readr)</w:t>
      </w:r>
      <w:r>
        <w:br/>
      </w:r>
      <w:r>
        <w:br/>
      </w:r>
    </w:p>
    <w:p w14:paraId="449D40F9" w14:textId="77777777" w:rsidR="00A32A4C" w:rsidRDefault="00A93217">
      <w:pPr>
        <w:pStyle w:val="SourceCode"/>
      </w:pPr>
      <w:r>
        <w:rPr>
          <w:rStyle w:val="KeywordTok"/>
        </w:rPr>
        <w:t>setwd</w:t>
      </w:r>
      <w:r>
        <w:rPr>
          <w:rStyle w:val="NormalTok"/>
        </w:rPr>
        <w:t>(</w:t>
      </w:r>
      <w:r>
        <w:rPr>
          <w:rStyle w:val="StringTok"/>
        </w:rPr>
        <w:t>"C:/Users/cmcgi/Downloads/Soc 302A_Lab1"</w:t>
      </w:r>
      <w:r>
        <w:rPr>
          <w:rStyle w:val="NormalTok"/>
        </w:rPr>
        <w:t>)</w:t>
      </w:r>
      <w:r>
        <w:br/>
      </w:r>
      <w:r>
        <w:br/>
      </w:r>
      <w:r>
        <w:rPr>
          <w:rStyle w:val="CommentTok"/>
        </w:rPr>
        <w:t>#loading data</w:t>
      </w:r>
      <w:r>
        <w:br/>
      </w:r>
      <w:r>
        <w:rPr>
          <w:rStyle w:val="NormalTok"/>
        </w:rPr>
        <w:t>Education &lt;-</w:t>
      </w:r>
      <w:r>
        <w:rPr>
          <w:rStyle w:val="StringTok"/>
        </w:rPr>
        <w:t xml:space="preserve"> </w:t>
      </w:r>
      <w:r>
        <w:rPr>
          <w:rStyle w:val="KeywordTok"/>
        </w:rPr>
        <w:t>read_csv</w:t>
      </w:r>
      <w:r>
        <w:rPr>
          <w:rStyle w:val="NormalTok"/>
        </w:rPr>
        <w:t>(</w:t>
      </w:r>
      <w:r>
        <w:rPr>
          <w:rStyle w:val="StringTok"/>
        </w:rPr>
        <w:t>"Education.csv"</w:t>
      </w:r>
      <w:r>
        <w:rPr>
          <w:rStyle w:val="NormalTok"/>
        </w:rPr>
        <w:t xml:space="preserve">) </w:t>
      </w:r>
      <w:r>
        <w:rPr>
          <w:rStyle w:val="CommentTok"/>
        </w:rPr>
        <w:t>#The Education table only includes the 2003 and 2013 versions of the Rural-Urban Continuum Code, which brings us to the next collection of data tables.</w:t>
      </w:r>
    </w:p>
    <w:p w14:paraId="5FD268A5" w14:textId="77777777" w:rsidR="00A32A4C" w:rsidRDefault="00A93217">
      <w:pPr>
        <w:pStyle w:val="SourceCode"/>
      </w:pPr>
      <w:r>
        <w:rPr>
          <w:rStyle w:val="VerbatimChar"/>
        </w:rPr>
        <w:t>## Warning: Missing column names filled in: 'X2' [2], 'X3' [3], 'X4' [4], 'X5' [5],</w:t>
      </w:r>
      <w:r>
        <w:br/>
      </w:r>
      <w:r>
        <w:rPr>
          <w:rStyle w:val="VerbatimChar"/>
        </w:rPr>
        <w:lastRenderedPageBreak/>
        <w:t>## 'X6' [6], 'X7' [7], 'X8' [8], 'X9' [9], 'X10' [10], 'X11' [11], 'X12' [12],</w:t>
      </w:r>
      <w:r>
        <w:br/>
      </w:r>
      <w:r>
        <w:rPr>
          <w:rStyle w:val="VerbatimChar"/>
        </w:rPr>
        <w:t>## 'X13' [13], 'X14' [14], 'X15' [15], 'X16' [16], 'X17' [17], 'X18' [18],</w:t>
      </w:r>
      <w:r>
        <w:br/>
      </w:r>
      <w:r>
        <w:rPr>
          <w:rStyle w:val="VerbatimChar"/>
        </w:rPr>
        <w:t>## 'X19' [19], 'X20' [20], 'X21' [21], 'X22' [22], 'X23' [23], 'X24' [24],</w:t>
      </w:r>
      <w:r>
        <w:br/>
      </w:r>
      <w:r>
        <w:rPr>
          <w:rStyle w:val="VerbatimChar"/>
        </w:rPr>
        <w:t>## 'X25' [25], 'X26' [26], 'X27' [27], 'X28' [28], 'X29' [29], 'X30' [30],</w:t>
      </w:r>
      <w:r>
        <w:br/>
      </w:r>
      <w:r>
        <w:rPr>
          <w:rStyle w:val="VerbatimChar"/>
        </w:rPr>
        <w:t>## 'X31' [31], 'X32' [32], 'X33' [33], 'X34' [34], 'X35' [35], 'X36' [36],</w:t>
      </w:r>
      <w:r>
        <w:br/>
      </w:r>
      <w:r>
        <w:rPr>
          <w:rStyle w:val="VerbatimChar"/>
        </w:rPr>
        <w:t>## 'X37' [37], 'X38' [38], 'X39' [39], 'X40' [40], 'X41' [41], 'X42' [42],</w:t>
      </w:r>
      <w:r>
        <w:br/>
      </w:r>
      <w:r>
        <w:rPr>
          <w:rStyle w:val="VerbatimChar"/>
        </w:rPr>
        <w:t>## 'X43' [43], 'X44' [44], 'X45' [45], 'X46' [46], 'X47' [47]</w:t>
      </w:r>
    </w:p>
    <w:p w14:paraId="26057A21" w14:textId="77777777" w:rsidR="00A32A4C" w:rsidRDefault="00A93217">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.default = col_character()</w:t>
      </w:r>
      <w:r>
        <w:br/>
      </w:r>
      <w:r>
        <w:rPr>
          <w:rStyle w:val="VerbatimChar"/>
        </w:rPr>
        <w:t>## )</w:t>
      </w:r>
      <w:r>
        <w:br/>
      </w:r>
      <w:r>
        <w:rPr>
          <w:rStyle w:val="VerbatimChar"/>
        </w:rPr>
        <w:t>## i Use `spec()` for the full column specifications.</w:t>
      </w:r>
    </w:p>
    <w:p w14:paraId="3B2B04F4" w14:textId="77777777" w:rsidR="00A32A4C" w:rsidRDefault="00A93217">
      <w:pPr>
        <w:pStyle w:val="SourceCode"/>
      </w:pPr>
      <w:r>
        <w:rPr>
          <w:rStyle w:val="NormalTok"/>
        </w:rPr>
        <w:t>rucpr2003 &lt;-</w:t>
      </w:r>
      <w:r>
        <w:rPr>
          <w:rStyle w:val="StringTok"/>
        </w:rPr>
        <w:t xml:space="preserve"> </w:t>
      </w:r>
      <w:r>
        <w:rPr>
          <w:rStyle w:val="KeywordTok"/>
        </w:rPr>
        <w:t>read_csv</w:t>
      </w:r>
      <w:r>
        <w:rPr>
          <w:rStyle w:val="NormalTok"/>
        </w:rPr>
        <w:t>(</w:t>
      </w:r>
      <w:r>
        <w:rPr>
          <w:rStyle w:val="StringTok"/>
        </w:rPr>
        <w:t>"pr2003.csv"</w:t>
      </w:r>
      <w:r>
        <w:rPr>
          <w:rStyle w:val="NormalTok"/>
        </w:rPr>
        <w:t xml:space="preserve">) </w:t>
      </w:r>
      <w:r>
        <w:rPr>
          <w:rStyle w:val="CommentTok"/>
        </w:rPr>
        <w:t xml:space="preserve">#in spanish, possibly can change variable names </w:t>
      </w:r>
    </w:p>
    <w:p w14:paraId="7C69CA9F" w14:textId="77777777" w:rsidR="00A32A4C" w:rsidRDefault="00A93217">
      <w:pPr>
        <w:pStyle w:val="SourceCode"/>
      </w:pPr>
      <w:r>
        <w:rPr>
          <w:rStyle w:val="VerbatimChar"/>
        </w:rPr>
        <w:t>## Warning: Missing column names filled in: 'X7' [7], 'X8' [8], 'X9' [9],</w:t>
      </w:r>
      <w:r>
        <w:br/>
      </w:r>
      <w:r>
        <w:rPr>
          <w:rStyle w:val="VerbatimChar"/>
        </w:rPr>
        <w:t>## 'X10' [10], 'X11' [11]</w:t>
      </w:r>
    </w:p>
    <w:p w14:paraId="018F28A2" w14:textId="77777777" w:rsidR="00A32A4C" w:rsidRDefault="00A93217">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`FIPS Code` = col_double(),</w:t>
      </w:r>
      <w:r>
        <w:br/>
      </w:r>
      <w:r>
        <w:rPr>
          <w:rStyle w:val="VerbatimChar"/>
        </w:rPr>
        <w:t>##   State = col_character(),</w:t>
      </w:r>
      <w:r>
        <w:br/>
      </w:r>
      <w:r>
        <w:rPr>
          <w:rStyle w:val="VerbatimChar"/>
        </w:rPr>
        <w:t>##   `Municipio Name` = col_character(),</w:t>
      </w:r>
      <w:r>
        <w:br/>
      </w:r>
      <w:r>
        <w:rPr>
          <w:rStyle w:val="VerbatimChar"/>
        </w:rPr>
        <w:t>##   `Population 2003` = col_number(),</w:t>
      </w:r>
      <w:r>
        <w:br/>
      </w:r>
      <w:r>
        <w:rPr>
          <w:rStyle w:val="VerbatimChar"/>
        </w:rPr>
        <w:t>##   `Rural-urban Continuum Code, 2003` = col_double(),</w:t>
      </w:r>
      <w:r>
        <w:br/>
      </w:r>
      <w:r>
        <w:rPr>
          <w:rStyle w:val="VerbatimChar"/>
        </w:rPr>
        <w:t>##   `Description of the 2003 Code` = col_character(),</w:t>
      </w:r>
      <w:r>
        <w:br/>
      </w:r>
      <w:r>
        <w:rPr>
          <w:rStyle w:val="VerbatimChar"/>
        </w:rPr>
        <w:t>##   X7 = col_logical(),</w:t>
      </w:r>
      <w:r>
        <w:br/>
      </w:r>
      <w:r>
        <w:rPr>
          <w:rStyle w:val="VerbatimChar"/>
        </w:rPr>
        <w:t>##   X8 = col_logical(),</w:t>
      </w:r>
      <w:r>
        <w:br/>
      </w:r>
      <w:r>
        <w:rPr>
          <w:rStyle w:val="VerbatimChar"/>
        </w:rPr>
        <w:t>##   X9 = col_logical(),</w:t>
      </w:r>
      <w:r>
        <w:br/>
      </w:r>
      <w:r>
        <w:rPr>
          <w:rStyle w:val="VerbatimChar"/>
        </w:rPr>
        <w:t>##   X10 = col_logical(),</w:t>
      </w:r>
      <w:r>
        <w:br/>
      </w:r>
      <w:r>
        <w:rPr>
          <w:rStyle w:val="VerbatimChar"/>
        </w:rPr>
        <w:t>##   X11 = col_logical()</w:t>
      </w:r>
      <w:r>
        <w:br/>
      </w:r>
      <w:r>
        <w:rPr>
          <w:rStyle w:val="VerbatimChar"/>
        </w:rPr>
        <w:t>## )</w:t>
      </w:r>
    </w:p>
    <w:p w14:paraId="6C166D7F" w14:textId="77777777" w:rsidR="00A32A4C" w:rsidRDefault="00A93217">
      <w:pPr>
        <w:pStyle w:val="SourceCode"/>
      </w:pPr>
      <w:r>
        <w:rPr>
          <w:rStyle w:val="NormalTok"/>
        </w:rPr>
        <w:t>ruc1974 &lt;-</w:t>
      </w:r>
      <w:r>
        <w:rPr>
          <w:rStyle w:val="StringTok"/>
        </w:rPr>
        <w:t xml:space="preserve"> </w:t>
      </w:r>
      <w:r>
        <w:rPr>
          <w:rStyle w:val="KeywordTok"/>
        </w:rPr>
        <w:t>read_csv</w:t>
      </w:r>
      <w:r>
        <w:rPr>
          <w:rStyle w:val="NormalTok"/>
        </w:rPr>
        <w:t>(</w:t>
      </w:r>
      <w:r>
        <w:rPr>
          <w:rStyle w:val="StringTok"/>
        </w:rPr>
        <w:t>"ruralurbancodes1974.csv"</w:t>
      </w:r>
      <w:r>
        <w:rPr>
          <w:rStyle w:val="NormalTok"/>
        </w:rPr>
        <w:t>)</w:t>
      </w:r>
    </w:p>
    <w:p w14:paraId="33738624" w14:textId="77777777" w:rsidR="00A32A4C" w:rsidRDefault="00A93217">
      <w:pPr>
        <w:pStyle w:val="SourceCode"/>
      </w:pPr>
      <w:r>
        <w:rPr>
          <w:rStyle w:val="VerbatimChar"/>
        </w:rPr>
        <w:t>## Warning: Missing column names filled in: 'X5' [5], 'X6' [6], 'X7' [7]</w:t>
      </w:r>
    </w:p>
    <w:p w14:paraId="71EDF2C2" w14:textId="77777777" w:rsidR="00A32A4C" w:rsidRDefault="00A93217">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`FIPS Code` = col_character(),</w:t>
      </w:r>
      <w:r>
        <w:br/>
      </w:r>
      <w:r>
        <w:rPr>
          <w:rStyle w:val="VerbatimChar"/>
        </w:rPr>
        <w:t>##   State = col_character(),</w:t>
      </w:r>
      <w:r>
        <w:br/>
      </w:r>
      <w:r>
        <w:rPr>
          <w:rStyle w:val="VerbatimChar"/>
        </w:rPr>
        <w:t>##   `County Name` = col_character(),</w:t>
      </w:r>
      <w:r>
        <w:br/>
      </w:r>
      <w:r>
        <w:rPr>
          <w:rStyle w:val="VerbatimChar"/>
        </w:rPr>
        <w:lastRenderedPageBreak/>
        <w:t>##   `1974 Rural-urban Continuum Code` = col_double(),</w:t>
      </w:r>
      <w:r>
        <w:br/>
      </w:r>
      <w:r>
        <w:rPr>
          <w:rStyle w:val="VerbatimChar"/>
        </w:rPr>
        <w:t>##   X5 = col_logical(),</w:t>
      </w:r>
      <w:r>
        <w:br/>
      </w:r>
      <w:r>
        <w:rPr>
          <w:rStyle w:val="VerbatimChar"/>
        </w:rPr>
        <w:t>##   X6 = col_logical(),</w:t>
      </w:r>
      <w:r>
        <w:br/>
      </w:r>
      <w:r>
        <w:rPr>
          <w:rStyle w:val="VerbatimChar"/>
        </w:rPr>
        <w:t>##   X7 = col_logical()</w:t>
      </w:r>
      <w:r>
        <w:br/>
      </w:r>
      <w:r>
        <w:rPr>
          <w:rStyle w:val="VerbatimChar"/>
        </w:rPr>
        <w:t>## )</w:t>
      </w:r>
    </w:p>
    <w:p w14:paraId="5086FAF4" w14:textId="77777777" w:rsidR="00A32A4C" w:rsidRDefault="00A93217">
      <w:pPr>
        <w:pStyle w:val="SourceCode"/>
      </w:pPr>
      <w:r>
        <w:rPr>
          <w:rStyle w:val="NormalTok"/>
        </w:rPr>
        <w:t>ruc2003 &lt;-</w:t>
      </w:r>
      <w:r>
        <w:rPr>
          <w:rStyle w:val="StringTok"/>
        </w:rPr>
        <w:t xml:space="preserve"> </w:t>
      </w:r>
      <w:r>
        <w:rPr>
          <w:rStyle w:val="KeywordTok"/>
        </w:rPr>
        <w:t>read_csv</w:t>
      </w:r>
      <w:r>
        <w:rPr>
          <w:rStyle w:val="NormalTok"/>
        </w:rPr>
        <w:t>(</w:t>
      </w:r>
      <w:r>
        <w:rPr>
          <w:rStyle w:val="StringTok"/>
        </w:rPr>
        <w:t>"ruralurbancodes2003.csv"</w:t>
      </w:r>
      <w:r>
        <w:rPr>
          <w:rStyle w:val="NormalTok"/>
        </w:rPr>
        <w:t xml:space="preserve">) </w:t>
      </w:r>
      <w:r>
        <w:rPr>
          <w:rStyle w:val="CommentTok"/>
        </w:rPr>
        <w:t xml:space="preserve">#looks like cd8393 but has three more columns, rename description, will need to pivot </w:t>
      </w:r>
    </w:p>
    <w:p w14:paraId="655653DB" w14:textId="77777777" w:rsidR="00A32A4C" w:rsidRDefault="00A93217">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`FIPS Code` = col_character(),</w:t>
      </w:r>
      <w:r>
        <w:br/>
      </w:r>
      <w:r>
        <w:rPr>
          <w:rStyle w:val="VerbatimChar"/>
        </w:rPr>
        <w:t>##   State = col_character(),</w:t>
      </w:r>
      <w:r>
        <w:br/>
      </w:r>
      <w:r>
        <w:rPr>
          <w:rStyle w:val="VerbatimChar"/>
        </w:rPr>
        <w:t>##   `County Name` = col_character(),</w:t>
      </w:r>
      <w:r>
        <w:br/>
      </w:r>
      <w:r>
        <w:rPr>
          <w:rStyle w:val="VerbatimChar"/>
        </w:rPr>
        <w:t>##   `1993 Rural-urban Continuum Code` = col_double(),</w:t>
      </w:r>
      <w:r>
        <w:br/>
      </w:r>
      <w:r>
        <w:rPr>
          <w:rStyle w:val="VerbatimChar"/>
        </w:rPr>
        <w:t>##   `2003 Rural-urban Continuum Code` = col_double(),</w:t>
      </w:r>
      <w:r>
        <w:br/>
      </w:r>
      <w:r>
        <w:rPr>
          <w:rStyle w:val="VerbatimChar"/>
        </w:rPr>
        <w:t>##   `2000 Population` = col_number(),</w:t>
      </w:r>
      <w:r>
        <w:br/>
      </w:r>
      <w:r>
        <w:rPr>
          <w:rStyle w:val="VerbatimChar"/>
        </w:rPr>
        <w:t>##   `Percent of workers in nonmetro counties commuting to central counties of adjacent metro areas` = col_double(),</w:t>
      </w:r>
      <w:r>
        <w:br/>
      </w:r>
      <w:r>
        <w:rPr>
          <w:rStyle w:val="VerbatimChar"/>
        </w:rPr>
        <w:t>##   `Description for 2003 codes` = col_character()</w:t>
      </w:r>
      <w:r>
        <w:br/>
      </w:r>
      <w:r>
        <w:rPr>
          <w:rStyle w:val="VerbatimChar"/>
        </w:rPr>
        <w:t>## )</w:t>
      </w:r>
    </w:p>
    <w:p w14:paraId="3BDBE402" w14:textId="77777777" w:rsidR="00A32A4C" w:rsidRDefault="00A93217">
      <w:pPr>
        <w:pStyle w:val="SourceCode"/>
      </w:pPr>
      <w:r>
        <w:rPr>
          <w:rStyle w:val="NormalTok"/>
        </w:rPr>
        <w:t>ruc2013 &lt;-</w:t>
      </w:r>
      <w:r>
        <w:rPr>
          <w:rStyle w:val="StringTok"/>
        </w:rPr>
        <w:t xml:space="preserve"> </w:t>
      </w:r>
      <w:r>
        <w:rPr>
          <w:rStyle w:val="KeywordTok"/>
        </w:rPr>
        <w:t>read_csv</w:t>
      </w:r>
      <w:r>
        <w:rPr>
          <w:rStyle w:val="NormalTok"/>
        </w:rPr>
        <w:t>(</w:t>
      </w:r>
      <w:r>
        <w:rPr>
          <w:rStyle w:val="StringTok"/>
        </w:rPr>
        <w:t>"ruralurbancodes2013.csv"</w:t>
      </w:r>
      <w:r>
        <w:rPr>
          <w:rStyle w:val="NormalTok"/>
        </w:rPr>
        <w:t xml:space="preserve">) </w:t>
      </w:r>
      <w:r>
        <w:rPr>
          <w:rStyle w:val="CommentTok"/>
        </w:rPr>
        <w:t>#get rid _ in "count_name" and 2013_pop, and rename the continuum code variable</w:t>
      </w:r>
    </w:p>
    <w:p w14:paraId="7DC6E655" w14:textId="77777777" w:rsidR="00A32A4C" w:rsidRDefault="00A93217">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FIPS = col_character(),</w:t>
      </w:r>
      <w:r>
        <w:br/>
      </w:r>
      <w:r>
        <w:rPr>
          <w:rStyle w:val="VerbatimChar"/>
        </w:rPr>
        <w:t>##   State = col_character(),</w:t>
      </w:r>
      <w:r>
        <w:br/>
      </w:r>
      <w:r>
        <w:rPr>
          <w:rStyle w:val="VerbatimChar"/>
        </w:rPr>
        <w:t>##   County_Name = col_character(),</w:t>
      </w:r>
      <w:r>
        <w:br/>
      </w:r>
      <w:r>
        <w:rPr>
          <w:rStyle w:val="VerbatimChar"/>
        </w:rPr>
        <w:t>##   Population_2010 = col_number(),</w:t>
      </w:r>
      <w:r>
        <w:br/>
      </w:r>
      <w:r>
        <w:rPr>
          <w:rStyle w:val="VerbatimChar"/>
        </w:rPr>
        <w:t>##   RUCC_2013 = col_double(),</w:t>
      </w:r>
      <w:r>
        <w:br/>
      </w:r>
      <w:r>
        <w:rPr>
          <w:rStyle w:val="VerbatimChar"/>
        </w:rPr>
        <w:t>##   Description = col_character()</w:t>
      </w:r>
      <w:r>
        <w:br/>
      </w:r>
      <w:r>
        <w:rPr>
          <w:rStyle w:val="VerbatimChar"/>
        </w:rPr>
        <w:t>## )</w:t>
      </w:r>
    </w:p>
    <w:p w14:paraId="527F4144" w14:textId="77777777" w:rsidR="00A32A4C" w:rsidRDefault="00A93217">
      <w:pPr>
        <w:pStyle w:val="SourceCode"/>
      </w:pPr>
      <w:r>
        <w:rPr>
          <w:rStyle w:val="NormalTok"/>
        </w:rPr>
        <w:t>ruc8393&lt;-</w:t>
      </w:r>
      <w:r>
        <w:rPr>
          <w:rStyle w:val="StringTok"/>
        </w:rPr>
        <w:t xml:space="preserve"> </w:t>
      </w:r>
      <w:r>
        <w:rPr>
          <w:rStyle w:val="KeywordTok"/>
        </w:rPr>
        <w:t>read_csv</w:t>
      </w:r>
      <w:r>
        <w:rPr>
          <w:rStyle w:val="NormalTok"/>
        </w:rPr>
        <w:t>(</w:t>
      </w:r>
      <w:r>
        <w:rPr>
          <w:rStyle w:val="StringTok"/>
        </w:rPr>
        <w:t>"cd8393.csv"</w:t>
      </w:r>
      <w:r>
        <w:rPr>
          <w:rStyle w:val="NormalTok"/>
        </w:rPr>
        <w:t xml:space="preserve">) </w:t>
      </w:r>
      <w:r>
        <w:rPr>
          <w:rStyle w:val="CommentTok"/>
        </w:rPr>
        <w:t xml:space="preserve">#change to lowercase </w:t>
      </w:r>
    </w:p>
    <w:p w14:paraId="76F7A73D" w14:textId="77777777" w:rsidR="00A32A4C" w:rsidRDefault="00A93217">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FIPS = col_character(),</w:t>
      </w:r>
      <w:r>
        <w:br/>
      </w:r>
      <w:r>
        <w:rPr>
          <w:rStyle w:val="VerbatimChar"/>
        </w:rPr>
        <w:t>##   State = col_character(),</w:t>
      </w:r>
      <w:r>
        <w:br/>
      </w:r>
      <w:r>
        <w:rPr>
          <w:rStyle w:val="VerbatimChar"/>
        </w:rPr>
        <w:t>##   `County Name` = col_character(),</w:t>
      </w:r>
      <w:r>
        <w:br/>
      </w:r>
      <w:r>
        <w:rPr>
          <w:rStyle w:val="VerbatimChar"/>
        </w:rPr>
        <w:t>##   `1983 Rural-urban Continuum Code` = col_double(),</w:t>
      </w:r>
      <w:r>
        <w:br/>
      </w:r>
      <w:r>
        <w:rPr>
          <w:rStyle w:val="VerbatimChar"/>
        </w:rPr>
        <w:t>##   `1993 Rural-urban Continuum Code` = col_double()</w:t>
      </w:r>
      <w:r>
        <w:br/>
      </w:r>
      <w:r>
        <w:rPr>
          <w:rStyle w:val="VerbatimChar"/>
        </w:rPr>
        <w:t>## )</w:t>
      </w:r>
    </w:p>
    <w:p w14:paraId="15D7D1B0" w14:textId="77777777" w:rsidR="00A32A4C" w:rsidRDefault="00A93217">
      <w:pPr>
        <w:pStyle w:val="SourceCode"/>
      </w:pPr>
      <w:r>
        <w:rPr>
          <w:rStyle w:val="NormalTok"/>
        </w:rPr>
        <w:lastRenderedPageBreak/>
        <w:t>ruc93 &lt;-</w:t>
      </w:r>
      <w:r>
        <w:rPr>
          <w:rStyle w:val="StringTok"/>
        </w:rPr>
        <w:t xml:space="preserve"> </w:t>
      </w:r>
      <w:r>
        <w:rPr>
          <w:rStyle w:val="KeywordTok"/>
        </w:rPr>
        <w:t>read_csv</w:t>
      </w:r>
      <w:r>
        <w:rPr>
          <w:rStyle w:val="NormalTok"/>
        </w:rPr>
        <w:t>(</w:t>
      </w:r>
      <w:r>
        <w:rPr>
          <w:rStyle w:val="StringTok"/>
        </w:rPr>
        <w:t>"code93.csv"</w:t>
      </w:r>
      <w:r>
        <w:rPr>
          <w:rStyle w:val="NormalTok"/>
        </w:rPr>
        <w:t xml:space="preserve">) </w:t>
      </w:r>
      <w:r>
        <w:rPr>
          <w:rStyle w:val="CommentTok"/>
        </w:rPr>
        <w:t xml:space="preserve">#Don't need this one </w:t>
      </w:r>
    </w:p>
    <w:p w14:paraId="1394109A" w14:textId="77777777" w:rsidR="00A32A4C" w:rsidRDefault="00A93217">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`FIPS Code` = col_character(),</w:t>
      </w:r>
      <w:r>
        <w:br/>
      </w:r>
      <w:r>
        <w:rPr>
          <w:rStyle w:val="VerbatimChar"/>
        </w:rPr>
        <w:t>##   State = col_character(),</w:t>
      </w:r>
      <w:r>
        <w:br/>
      </w:r>
      <w:r>
        <w:rPr>
          <w:rStyle w:val="VerbatimChar"/>
        </w:rPr>
        <w:t>##   `County Name` = col_character(),</w:t>
      </w:r>
      <w:r>
        <w:br/>
      </w:r>
      <w:r>
        <w:rPr>
          <w:rStyle w:val="VerbatimChar"/>
        </w:rPr>
        <w:t>##   `Rural-urban Continuuum Code, 1993` = col_double()</w:t>
      </w:r>
      <w:r>
        <w:br/>
      </w:r>
      <w:r>
        <w:rPr>
          <w:rStyle w:val="VerbatimChar"/>
        </w:rPr>
        <w:t>## )</w:t>
      </w:r>
    </w:p>
    <w:p w14:paraId="324D983F" w14:textId="77777777" w:rsidR="00A32A4C" w:rsidRDefault="00A93217">
      <w:pPr>
        <w:pStyle w:val="SourceCode"/>
      </w:pPr>
      <w:r>
        <w:rPr>
          <w:rStyle w:val="NormalTok"/>
        </w:rPr>
        <w:t>CAIN &lt;-</w:t>
      </w:r>
      <w:r>
        <w:rPr>
          <w:rStyle w:val="StringTok"/>
        </w:rPr>
        <w:t xml:space="preserve"> </w:t>
      </w:r>
      <w:r>
        <w:rPr>
          <w:rStyle w:val="KeywordTok"/>
        </w:rPr>
        <w:t>read_csv</w:t>
      </w:r>
      <w:r>
        <w:rPr>
          <w:rStyle w:val="NormalTok"/>
        </w:rPr>
        <w:t>(</w:t>
      </w:r>
      <w:r>
        <w:rPr>
          <w:rStyle w:val="StringTok"/>
        </w:rPr>
        <w:t>"CAINC1__ALL_AREAS_1969_2019.csv"</w:t>
      </w:r>
      <w:r>
        <w:rPr>
          <w:rStyle w:val="NormalTok"/>
        </w:rPr>
        <w:t>)</w:t>
      </w:r>
    </w:p>
    <w:p w14:paraId="65D67A7B" w14:textId="77777777" w:rsidR="00A32A4C" w:rsidRDefault="00A93217">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.default = col_character(),</w:t>
      </w:r>
      <w:r>
        <w:br/>
      </w:r>
      <w:r>
        <w:rPr>
          <w:rStyle w:val="VerbatimChar"/>
        </w:rPr>
        <w:t>##   Region = col_double(),</w:t>
      </w:r>
      <w:r>
        <w:br/>
      </w:r>
      <w:r>
        <w:rPr>
          <w:rStyle w:val="VerbatimChar"/>
        </w:rPr>
        <w:t>##   LineCode = col_double()</w:t>
      </w:r>
      <w:r>
        <w:br/>
      </w:r>
      <w:r>
        <w:rPr>
          <w:rStyle w:val="VerbatimChar"/>
        </w:rPr>
        <w:t>## )</w:t>
      </w:r>
      <w:r>
        <w:br/>
      </w:r>
      <w:r>
        <w:rPr>
          <w:rStyle w:val="VerbatimChar"/>
        </w:rPr>
        <w:t>## i Use `spec()` for the full column specifications.</w:t>
      </w:r>
    </w:p>
    <w:p w14:paraId="7025B977" w14:textId="77777777" w:rsidR="00A32A4C" w:rsidRDefault="00A93217">
      <w:pPr>
        <w:pStyle w:val="SourceCode"/>
      </w:pPr>
      <w:r>
        <w:rPr>
          <w:rStyle w:val="VerbatimChar"/>
        </w:rPr>
        <w:t>## Warning: 4 parsing failures.</w:t>
      </w:r>
      <w:r>
        <w:br/>
      </w:r>
      <w:r>
        <w:rPr>
          <w:rStyle w:val="VerbatimChar"/>
        </w:rPr>
        <w:t>##  row col   expected    actual                              file</w:t>
      </w:r>
      <w:r>
        <w:br/>
      </w:r>
      <w:r>
        <w:rPr>
          <w:rStyle w:val="VerbatimChar"/>
        </w:rPr>
        <w:t>## 9595  -- 59 columns 1 columns 'CAINC1__ALL_AREAS_1969_2019.csv'</w:t>
      </w:r>
      <w:r>
        <w:br/>
      </w:r>
      <w:r>
        <w:rPr>
          <w:rStyle w:val="VerbatimChar"/>
        </w:rPr>
        <w:t>## 9596  -- 59 columns 1 columns 'CAINC1__ALL_AREAS_1969_2019.csv'</w:t>
      </w:r>
      <w:r>
        <w:br/>
      </w:r>
      <w:r>
        <w:rPr>
          <w:rStyle w:val="VerbatimChar"/>
        </w:rPr>
        <w:t>## 9597  -- 59 columns 1 columns 'CAINC1__ALL_AREAS_1969_2019.csv'</w:t>
      </w:r>
      <w:r>
        <w:br/>
      </w:r>
      <w:r>
        <w:rPr>
          <w:rStyle w:val="VerbatimChar"/>
        </w:rPr>
        <w:t>## 9598  -- 59 columns 1 columns 'CAINC1__ALL_AREAS_1969_2019.csv'</w:t>
      </w:r>
    </w:p>
    <w:p w14:paraId="5707390E" w14:textId="77777777" w:rsidR="00A939B9" w:rsidRDefault="00A93217">
      <w:pPr>
        <w:pStyle w:val="SourceCode"/>
        <w:rPr>
          <w:ins w:id="48" w:author="Sanne Smith" w:date="2021-03-09T15:30:00Z"/>
          <w:rStyle w:val="NormalTok"/>
        </w:rPr>
      </w:pPr>
      <w:r>
        <w:rPr>
          <w:rStyle w:val="CommentTok"/>
        </w:rPr>
        <w:t>#Plans</w:t>
      </w:r>
      <w:r>
        <w:br/>
      </w:r>
      <w:r>
        <w:rPr>
          <w:rStyle w:val="CommentTok"/>
        </w:rPr>
        <w:t>#1 get rid of useless rows/columns</w:t>
      </w:r>
      <w:r>
        <w:br/>
      </w:r>
      <w:r>
        <w:rPr>
          <w:rStyle w:val="CommentTok"/>
        </w:rPr>
        <w:t xml:space="preserve">#2 put new first row onto variable names </w:t>
      </w:r>
      <w:r>
        <w:br/>
      </w:r>
      <w:r>
        <w:rPr>
          <w:rStyle w:val="CommentTok"/>
        </w:rPr>
        <w:t>#3 Clean up other data sets</w:t>
      </w:r>
      <w:r>
        <w:br/>
      </w:r>
      <w:r>
        <w:rPr>
          <w:rStyle w:val="CommentTok"/>
        </w:rPr>
        <w:t xml:space="preserve"># 4 Then join be like variables </w:t>
      </w:r>
      <w:r>
        <w:br/>
      </w:r>
      <w:r>
        <w:br/>
      </w:r>
      <w:r>
        <w:rPr>
          <w:rStyle w:val="CommentTok"/>
        </w:rPr>
        <w:t>#### Cleaning ####</w:t>
      </w:r>
      <w:r>
        <w:br/>
      </w:r>
      <w:r>
        <w:rPr>
          <w:rStyle w:val="CommentTok"/>
        </w:rPr>
        <w:t xml:space="preserve">#janitor </w:t>
      </w:r>
      <w:r>
        <w:br/>
      </w:r>
      <w:r>
        <w:rPr>
          <w:rStyle w:val="NormalTok"/>
        </w:rPr>
        <w:t>ruc8393 &lt;-</w:t>
      </w:r>
      <w:r>
        <w:rPr>
          <w:rStyle w:val="StringTok"/>
        </w:rPr>
        <w:t xml:space="preserve"> </w:t>
      </w:r>
      <w:r>
        <w:rPr>
          <w:rStyle w:val="NormalTok"/>
        </w:rPr>
        <w:t xml:space="preserve">ruc8393 </w:t>
      </w:r>
      <w:r>
        <w:rPr>
          <w:rStyle w:val="OperatorTok"/>
        </w:rPr>
        <w:t>%&gt;%</w:t>
      </w:r>
      <w:r>
        <w:rPr>
          <w:rStyle w:val="StringTok"/>
        </w:rPr>
        <w:t xml:space="preserve"> </w:t>
      </w:r>
      <w:r>
        <w:br/>
      </w:r>
      <w:r>
        <w:rPr>
          <w:rStyle w:val="KeywordTok"/>
        </w:rPr>
        <w:t>clean_names</w:t>
      </w:r>
      <w:r>
        <w:rPr>
          <w:rStyle w:val="NormalTok"/>
        </w:rPr>
        <w:t xml:space="preserve">() </w:t>
      </w:r>
      <w:r>
        <w:rPr>
          <w:rStyle w:val="OperatorTok"/>
        </w:rPr>
        <w:t>%&gt;%</w:t>
      </w:r>
      <w:r>
        <w:rPr>
          <w:rStyle w:val="StringTok"/>
        </w:rPr>
        <w:t xml:space="preserve"> </w:t>
      </w:r>
      <w:r>
        <w:br/>
      </w:r>
      <w:r>
        <w:rPr>
          <w:rStyle w:val="KeywordTok"/>
        </w:rPr>
        <w:t>select</w:t>
      </w:r>
      <w:r>
        <w:rPr>
          <w:rStyle w:val="NormalTok"/>
        </w:rPr>
        <w:t xml:space="preserve"> (</w:t>
      </w:r>
      <w:r>
        <w:rPr>
          <w:rStyle w:val="OperatorTok"/>
        </w:rPr>
        <w:t>-</w:t>
      </w:r>
      <w:r>
        <w:rPr>
          <w:rStyle w:val="StringTok"/>
        </w:rPr>
        <w:t xml:space="preserve"> </w:t>
      </w:r>
      <w:r>
        <w:rPr>
          <w:rStyle w:val="NormalTok"/>
        </w:rPr>
        <w:t xml:space="preserve">county_name, </w:t>
      </w:r>
      <w:r>
        <w:rPr>
          <w:rStyle w:val="OperatorTok"/>
        </w:rPr>
        <w:t>-</w:t>
      </w:r>
      <w:r>
        <w:rPr>
          <w:rStyle w:val="StringTok"/>
        </w:rPr>
        <w:t xml:space="preserve"> </w:t>
      </w:r>
      <w:r>
        <w:rPr>
          <w:rStyle w:val="NormalTok"/>
        </w:rPr>
        <w:t>state)</w:t>
      </w:r>
      <w:r>
        <w:br/>
      </w:r>
      <w:r>
        <w:rPr>
          <w:rStyle w:val="NormalTok"/>
        </w:rPr>
        <w:t>ruc1974 &lt;-</w:t>
      </w:r>
      <w:r>
        <w:rPr>
          <w:rStyle w:val="StringTok"/>
        </w:rPr>
        <w:t xml:space="preserve"> </w:t>
      </w:r>
      <w:r>
        <w:rPr>
          <w:rStyle w:val="NormalTok"/>
        </w:rPr>
        <w:t xml:space="preserve">ruc1974 </w:t>
      </w:r>
      <w:r>
        <w:rPr>
          <w:rStyle w:val="OperatorTok"/>
        </w:rPr>
        <w:t>%&gt;%</w:t>
      </w:r>
      <w:r>
        <w:rPr>
          <w:rStyle w:val="StringTok"/>
        </w:rPr>
        <w:t xml:space="preserve"> </w:t>
      </w:r>
      <w:r>
        <w:br/>
      </w:r>
      <w:r>
        <w:rPr>
          <w:rStyle w:val="KeywordTok"/>
        </w:rPr>
        <w:t>clean_names</w:t>
      </w:r>
      <w:r>
        <w:rPr>
          <w:rStyle w:val="NormalTok"/>
        </w:rPr>
        <w:t xml:space="preserve">() </w:t>
      </w:r>
      <w:r>
        <w:rPr>
          <w:rStyle w:val="OperatorTok"/>
        </w:rPr>
        <w:t>%&gt;%</w:t>
      </w:r>
      <w:r>
        <w:rPr>
          <w:rStyle w:val="StringTok"/>
        </w:rPr>
        <w:t xml:space="preserve"> </w:t>
      </w:r>
      <w:r>
        <w:br/>
      </w:r>
      <w:r>
        <w:rPr>
          <w:rStyle w:val="KeywordTok"/>
        </w:rPr>
        <w:t>select</w:t>
      </w:r>
      <w:r>
        <w:rPr>
          <w:rStyle w:val="NormalTok"/>
        </w:rPr>
        <w:t xml:space="preserve"> (</w:t>
      </w:r>
      <w:r>
        <w:rPr>
          <w:rStyle w:val="OperatorTok"/>
        </w:rPr>
        <w:t>-</w:t>
      </w:r>
      <w:r>
        <w:rPr>
          <w:rStyle w:val="StringTok"/>
        </w:rPr>
        <w:t xml:space="preserve"> </w:t>
      </w:r>
      <w:r>
        <w:rPr>
          <w:rStyle w:val="NormalTok"/>
        </w:rPr>
        <w:t xml:space="preserve">county_name, </w:t>
      </w:r>
      <w:r>
        <w:rPr>
          <w:rStyle w:val="OperatorTok"/>
        </w:rPr>
        <w:t>-</w:t>
      </w:r>
      <w:r>
        <w:rPr>
          <w:rStyle w:val="StringTok"/>
        </w:rPr>
        <w:t xml:space="preserve"> </w:t>
      </w:r>
      <w:r>
        <w:rPr>
          <w:rStyle w:val="NormalTok"/>
        </w:rPr>
        <w:t xml:space="preserve">state, </w:t>
      </w:r>
      <w:r>
        <w:rPr>
          <w:rStyle w:val="OperatorTok"/>
        </w:rPr>
        <w:t>-</w:t>
      </w:r>
      <w:r>
        <w:rPr>
          <w:rStyle w:val="StringTok"/>
        </w:rPr>
        <w:t xml:space="preserve"> </w:t>
      </w:r>
      <w:r>
        <w:rPr>
          <w:rStyle w:val="NormalTok"/>
        </w:rPr>
        <w:t xml:space="preserve">x5, </w:t>
      </w:r>
      <w:r>
        <w:rPr>
          <w:rStyle w:val="OperatorTok"/>
        </w:rPr>
        <w:t>-</w:t>
      </w:r>
      <w:r>
        <w:rPr>
          <w:rStyle w:val="StringTok"/>
        </w:rPr>
        <w:t xml:space="preserve"> </w:t>
      </w:r>
      <w:r>
        <w:rPr>
          <w:rStyle w:val="NormalTok"/>
        </w:rPr>
        <w:t xml:space="preserve">x6, </w:t>
      </w:r>
      <w:r>
        <w:rPr>
          <w:rStyle w:val="OperatorTok"/>
        </w:rPr>
        <w:t>-</w:t>
      </w:r>
      <w:r>
        <w:rPr>
          <w:rStyle w:val="StringTok"/>
        </w:rPr>
        <w:t xml:space="preserve"> </w:t>
      </w:r>
      <w:r>
        <w:rPr>
          <w:rStyle w:val="NormalTok"/>
        </w:rPr>
        <w:t>x7)</w:t>
      </w:r>
      <w:r>
        <w:br/>
      </w:r>
      <w:r>
        <w:rPr>
          <w:rStyle w:val="NormalTok"/>
        </w:rPr>
        <w:t>ruc2003 &lt;-</w:t>
      </w:r>
      <w:r>
        <w:rPr>
          <w:rStyle w:val="StringTok"/>
        </w:rPr>
        <w:t xml:space="preserve"> </w:t>
      </w:r>
      <w:r>
        <w:rPr>
          <w:rStyle w:val="NormalTok"/>
        </w:rPr>
        <w:t xml:space="preserve">ruc2003 </w:t>
      </w:r>
      <w:r>
        <w:rPr>
          <w:rStyle w:val="OperatorTok"/>
        </w:rPr>
        <w:t>%&gt;%</w:t>
      </w:r>
      <w:r>
        <w:rPr>
          <w:rStyle w:val="StringTok"/>
        </w:rPr>
        <w:t xml:space="preserve"> </w:t>
      </w:r>
      <w:r>
        <w:br/>
      </w:r>
      <w:r>
        <w:rPr>
          <w:rStyle w:val="KeywordTok"/>
        </w:rPr>
        <w:t>clean_names</w:t>
      </w:r>
      <w:r>
        <w:rPr>
          <w:rStyle w:val="NormalTok"/>
        </w:rPr>
        <w:t xml:space="preserve">() </w:t>
      </w:r>
      <w:r>
        <w:rPr>
          <w:rStyle w:val="OperatorTok"/>
        </w:rPr>
        <w:t>%&gt;%</w:t>
      </w:r>
      <w:r>
        <w:rPr>
          <w:rStyle w:val="StringTok"/>
        </w:rPr>
        <w:t xml:space="preserve"> </w:t>
      </w:r>
      <w:r>
        <w:br/>
      </w:r>
      <w:r>
        <w:rPr>
          <w:rStyle w:val="KeywordTok"/>
        </w:rPr>
        <w:t>select</w:t>
      </w:r>
      <w:r>
        <w:rPr>
          <w:rStyle w:val="NormalTok"/>
        </w:rPr>
        <w:t xml:space="preserve"> (</w:t>
      </w:r>
      <w:r>
        <w:rPr>
          <w:rStyle w:val="OperatorTok"/>
        </w:rPr>
        <w:t>-</w:t>
      </w:r>
      <w:r>
        <w:rPr>
          <w:rStyle w:val="StringTok"/>
        </w:rPr>
        <w:t xml:space="preserve"> </w:t>
      </w:r>
      <w:r>
        <w:rPr>
          <w:rStyle w:val="NormalTok"/>
        </w:rPr>
        <w:t xml:space="preserve">county_name, </w:t>
      </w:r>
      <w:r>
        <w:rPr>
          <w:rStyle w:val="OperatorTok"/>
        </w:rPr>
        <w:t>-</w:t>
      </w:r>
      <w:r>
        <w:rPr>
          <w:rStyle w:val="StringTok"/>
        </w:rPr>
        <w:t xml:space="preserve"> </w:t>
      </w:r>
      <w:r>
        <w:rPr>
          <w:rStyle w:val="NormalTok"/>
        </w:rPr>
        <w:t xml:space="preserve">state, </w:t>
      </w:r>
      <w:r>
        <w:rPr>
          <w:rStyle w:val="OperatorTok"/>
        </w:rPr>
        <w:t>-</w:t>
      </w:r>
      <w:r>
        <w:rPr>
          <w:rStyle w:val="StringTok"/>
        </w:rPr>
        <w:t xml:space="preserve"> </w:t>
      </w:r>
      <w:r>
        <w:rPr>
          <w:rStyle w:val="NormalTok"/>
        </w:rPr>
        <w:t xml:space="preserve">x2000_population, </w:t>
      </w:r>
      <w:r>
        <w:rPr>
          <w:rStyle w:val="OperatorTok"/>
        </w:rPr>
        <w:t>-</w:t>
      </w:r>
      <w:r>
        <w:rPr>
          <w:rStyle w:val="NormalTok"/>
        </w:rPr>
        <w:t>description_for_</w:t>
      </w:r>
      <w:r>
        <w:rPr>
          <w:rStyle w:val="DecValTok"/>
        </w:rPr>
        <w:t>2003</w:t>
      </w:r>
      <w:r>
        <w:rPr>
          <w:rStyle w:val="NormalTok"/>
        </w:rPr>
        <w:t>_codes)</w:t>
      </w:r>
      <w:r>
        <w:br/>
      </w:r>
      <w:r>
        <w:rPr>
          <w:rStyle w:val="NormalTok"/>
        </w:rPr>
        <w:t>ruc2013 &lt;-</w:t>
      </w:r>
      <w:r>
        <w:rPr>
          <w:rStyle w:val="StringTok"/>
        </w:rPr>
        <w:t xml:space="preserve"> </w:t>
      </w:r>
      <w:r>
        <w:rPr>
          <w:rStyle w:val="NormalTok"/>
        </w:rPr>
        <w:t xml:space="preserve">ruc2013 </w:t>
      </w:r>
      <w:r>
        <w:rPr>
          <w:rStyle w:val="OperatorTok"/>
        </w:rPr>
        <w:t>%&gt;%</w:t>
      </w:r>
      <w:r>
        <w:rPr>
          <w:rStyle w:val="StringTok"/>
        </w:rPr>
        <w:t xml:space="preserve"> </w:t>
      </w:r>
      <w:r>
        <w:br/>
      </w:r>
      <w:r>
        <w:rPr>
          <w:rStyle w:val="KeywordTok"/>
        </w:rPr>
        <w:t>clean_names</w:t>
      </w:r>
      <w:r>
        <w:rPr>
          <w:rStyle w:val="NormalTok"/>
        </w:rPr>
        <w:t xml:space="preserve">() </w:t>
      </w:r>
      <w:r>
        <w:rPr>
          <w:rStyle w:val="OperatorTok"/>
        </w:rPr>
        <w:t>%&gt;%</w:t>
      </w:r>
      <w:r>
        <w:rPr>
          <w:rStyle w:val="StringTok"/>
        </w:rPr>
        <w:t xml:space="preserve"> </w:t>
      </w:r>
      <w:r>
        <w:br/>
      </w:r>
      <w:r>
        <w:rPr>
          <w:rStyle w:val="KeywordTok"/>
        </w:rPr>
        <w:lastRenderedPageBreak/>
        <w:t>select</w:t>
      </w:r>
      <w:r>
        <w:rPr>
          <w:rStyle w:val="NormalTok"/>
        </w:rPr>
        <w:t xml:space="preserve"> (</w:t>
      </w:r>
      <w:r>
        <w:rPr>
          <w:rStyle w:val="OperatorTok"/>
        </w:rPr>
        <w:t>-</w:t>
      </w:r>
      <w:r>
        <w:rPr>
          <w:rStyle w:val="StringTok"/>
        </w:rPr>
        <w:t xml:space="preserve"> </w:t>
      </w:r>
      <w:r>
        <w:rPr>
          <w:rStyle w:val="NormalTok"/>
        </w:rPr>
        <w:t xml:space="preserve">county_name, </w:t>
      </w:r>
      <w:r>
        <w:rPr>
          <w:rStyle w:val="OperatorTok"/>
        </w:rPr>
        <w:t>-</w:t>
      </w:r>
      <w:r>
        <w:rPr>
          <w:rStyle w:val="StringTok"/>
        </w:rPr>
        <w:t xml:space="preserve"> </w:t>
      </w:r>
      <w:r>
        <w:rPr>
          <w:rStyle w:val="NormalTok"/>
        </w:rPr>
        <w:t xml:space="preserve">state, </w:t>
      </w:r>
      <w:r>
        <w:rPr>
          <w:rStyle w:val="OperatorTok"/>
        </w:rPr>
        <w:t>-</w:t>
      </w:r>
      <w:r>
        <w:rPr>
          <w:rStyle w:val="StringTok"/>
        </w:rPr>
        <w:t xml:space="preserve"> </w:t>
      </w:r>
      <w:r>
        <w:rPr>
          <w:rStyle w:val="NormalTok"/>
        </w:rPr>
        <w:t xml:space="preserve">description, </w:t>
      </w:r>
      <w:r>
        <w:rPr>
          <w:rStyle w:val="OperatorTok"/>
        </w:rPr>
        <w:t>-</w:t>
      </w:r>
      <w:r>
        <w:rPr>
          <w:rStyle w:val="NormalTok"/>
        </w:rPr>
        <w:t>population_</w:t>
      </w:r>
      <w:r>
        <w:rPr>
          <w:rStyle w:val="DecValTok"/>
        </w:rPr>
        <w:t>2010</w:t>
      </w:r>
      <w:r>
        <w:rPr>
          <w:rStyle w:val="NormalTok"/>
        </w:rPr>
        <w:t>)</w:t>
      </w:r>
      <w:r>
        <w:br/>
      </w:r>
      <w:r>
        <w:rPr>
          <w:rStyle w:val="NormalTok"/>
        </w:rPr>
        <w:t>rucpr2003 &lt;-</w:t>
      </w:r>
      <w:r>
        <w:rPr>
          <w:rStyle w:val="StringTok"/>
        </w:rPr>
        <w:t xml:space="preserve"> </w:t>
      </w:r>
      <w:r>
        <w:rPr>
          <w:rStyle w:val="NormalTok"/>
        </w:rPr>
        <w:t xml:space="preserve">rucpr2003 </w:t>
      </w:r>
      <w:r>
        <w:rPr>
          <w:rStyle w:val="OperatorTok"/>
        </w:rPr>
        <w:t>%&gt;%</w:t>
      </w:r>
      <w:r>
        <w:rPr>
          <w:rStyle w:val="StringTok"/>
        </w:rPr>
        <w:t xml:space="preserve"> </w:t>
      </w:r>
      <w:r>
        <w:br/>
      </w:r>
      <w:r>
        <w:rPr>
          <w:rStyle w:val="KeywordTok"/>
        </w:rPr>
        <w:t>clean_names</w:t>
      </w:r>
      <w:r>
        <w:rPr>
          <w:rStyle w:val="NormalTok"/>
        </w:rPr>
        <w:t xml:space="preserve">()  </w:t>
      </w:r>
      <w:r>
        <w:rPr>
          <w:rStyle w:val="OperatorTok"/>
        </w:rPr>
        <w:t>%&gt;%</w:t>
      </w:r>
      <w:r>
        <w:rPr>
          <w:rStyle w:val="StringTok"/>
        </w:rPr>
        <w:t xml:space="preserve"> </w:t>
      </w:r>
      <w:r>
        <w:br/>
      </w:r>
      <w:r>
        <w:rPr>
          <w:rStyle w:val="KeywordTok"/>
        </w:rPr>
        <w:t>select</w:t>
      </w:r>
      <w:r>
        <w:rPr>
          <w:rStyle w:val="NormalTok"/>
        </w:rPr>
        <w:t xml:space="preserve"> (</w:t>
      </w:r>
      <w:r>
        <w:rPr>
          <w:rStyle w:val="OperatorTok"/>
        </w:rPr>
        <w:t>-</w:t>
      </w:r>
      <w:r>
        <w:rPr>
          <w:rStyle w:val="StringTok"/>
        </w:rPr>
        <w:t xml:space="preserve"> </w:t>
      </w:r>
      <w:r>
        <w:rPr>
          <w:rStyle w:val="NormalTok"/>
        </w:rPr>
        <w:t xml:space="preserve">x7, </w:t>
      </w:r>
      <w:r>
        <w:rPr>
          <w:rStyle w:val="OperatorTok"/>
        </w:rPr>
        <w:t>-</w:t>
      </w:r>
      <w:r>
        <w:rPr>
          <w:rStyle w:val="StringTok"/>
        </w:rPr>
        <w:t xml:space="preserve"> </w:t>
      </w:r>
      <w:r>
        <w:rPr>
          <w:rStyle w:val="NormalTok"/>
        </w:rPr>
        <w:t xml:space="preserve">x8, </w:t>
      </w:r>
      <w:r>
        <w:rPr>
          <w:rStyle w:val="OperatorTok"/>
        </w:rPr>
        <w:t>-</w:t>
      </w:r>
      <w:r>
        <w:rPr>
          <w:rStyle w:val="StringTok"/>
        </w:rPr>
        <w:t xml:space="preserve"> </w:t>
      </w:r>
      <w:r>
        <w:rPr>
          <w:rStyle w:val="NormalTok"/>
        </w:rPr>
        <w:t xml:space="preserve">x9, </w:t>
      </w:r>
      <w:r>
        <w:rPr>
          <w:rStyle w:val="OperatorTok"/>
        </w:rPr>
        <w:t>-</w:t>
      </w:r>
      <w:r>
        <w:rPr>
          <w:rStyle w:val="StringTok"/>
        </w:rPr>
        <w:t xml:space="preserve"> </w:t>
      </w:r>
      <w:r>
        <w:rPr>
          <w:rStyle w:val="NormalTok"/>
        </w:rPr>
        <w:t xml:space="preserve">x10, </w:t>
      </w:r>
      <w:r>
        <w:rPr>
          <w:rStyle w:val="OperatorTok"/>
        </w:rPr>
        <w:t>-</w:t>
      </w:r>
      <w:r>
        <w:rPr>
          <w:rStyle w:val="StringTok"/>
        </w:rPr>
        <w:t xml:space="preserve"> </w:t>
      </w:r>
      <w:r>
        <w:rPr>
          <w:rStyle w:val="NormalTok"/>
        </w:rPr>
        <w:t xml:space="preserve">x11, </w:t>
      </w:r>
      <w:r>
        <w:rPr>
          <w:rStyle w:val="OperatorTok"/>
        </w:rPr>
        <w:t>-</w:t>
      </w:r>
      <w:r>
        <w:rPr>
          <w:rStyle w:val="NormalTok"/>
        </w:rPr>
        <w:t xml:space="preserve">state, </w:t>
      </w:r>
      <w:r>
        <w:rPr>
          <w:rStyle w:val="OperatorTok"/>
        </w:rPr>
        <w:t>-</w:t>
      </w:r>
      <w:r>
        <w:rPr>
          <w:rStyle w:val="NormalTok"/>
        </w:rPr>
        <w:t>population_</w:t>
      </w:r>
      <w:r>
        <w:rPr>
          <w:rStyle w:val="DecValTok"/>
        </w:rPr>
        <w:t>2003</w:t>
      </w:r>
      <w:r>
        <w:rPr>
          <w:rStyle w:val="NormalTok"/>
        </w:rPr>
        <w:t xml:space="preserve">, </w:t>
      </w:r>
      <w:r>
        <w:rPr>
          <w:rStyle w:val="OperatorTok"/>
        </w:rPr>
        <w:t>-</w:t>
      </w:r>
      <w:r>
        <w:rPr>
          <w:rStyle w:val="NormalTok"/>
        </w:rPr>
        <w:t xml:space="preserve">municipio_name) </w:t>
      </w:r>
      <w:r>
        <w:br/>
      </w:r>
      <w:r>
        <w:rPr>
          <w:rStyle w:val="NormalTok"/>
        </w:rPr>
        <w:t>CAIN &lt;-</w:t>
      </w:r>
      <w:r>
        <w:rPr>
          <w:rStyle w:val="StringTok"/>
        </w:rPr>
        <w:t xml:space="preserve"> </w:t>
      </w:r>
      <w:r>
        <w:rPr>
          <w:rStyle w:val="NormalTok"/>
        </w:rPr>
        <w:t xml:space="preserve">CAIN </w:t>
      </w:r>
      <w:r>
        <w:rPr>
          <w:rStyle w:val="OperatorTok"/>
        </w:rPr>
        <w:t>%&gt;%</w:t>
      </w:r>
      <w:r>
        <w:rPr>
          <w:rStyle w:val="StringTok"/>
        </w:rPr>
        <w:t xml:space="preserve"> </w:t>
      </w:r>
      <w:r>
        <w:br/>
      </w:r>
      <w:r>
        <w:rPr>
          <w:rStyle w:val="KeywordTok"/>
        </w:rPr>
        <w:t>clean_names</w:t>
      </w:r>
      <w:r>
        <w:rPr>
          <w:rStyle w:val="NormalTok"/>
        </w:rPr>
        <w:t xml:space="preserve">() </w:t>
      </w:r>
      <w:r>
        <w:br/>
      </w:r>
      <w:r>
        <w:br/>
      </w:r>
      <w:r>
        <w:rPr>
          <w:rStyle w:val="NormalTok"/>
        </w:rPr>
        <w:t>CAIN &lt;-</w:t>
      </w:r>
      <w:r>
        <w:rPr>
          <w:rStyle w:val="StringTok"/>
        </w:rPr>
        <w:t xml:space="preserve"> </w:t>
      </w:r>
      <w:r>
        <w:rPr>
          <w:rStyle w:val="NormalTok"/>
        </w:rPr>
        <w:t xml:space="preserve">CAIN </w:t>
      </w:r>
      <w:r>
        <w:rPr>
          <w:rStyle w:val="OperatorTok"/>
        </w:rPr>
        <w:t>%&gt;%</w:t>
      </w:r>
      <w:r>
        <w:rPr>
          <w:rStyle w:val="StringTok"/>
        </w:rPr>
        <w:t xml:space="preserve"> </w:t>
      </w:r>
      <w:r>
        <w:br/>
      </w:r>
      <w:r>
        <w:rPr>
          <w:rStyle w:val="KeywordTok"/>
        </w:rPr>
        <w:t>rename</w:t>
      </w:r>
      <w:r>
        <w:rPr>
          <w:rStyle w:val="NormalTok"/>
        </w:rPr>
        <w:t>(</w:t>
      </w:r>
      <w:r>
        <w:rPr>
          <w:rStyle w:val="DataTypeTok"/>
        </w:rPr>
        <w:t>fips_code =</w:t>
      </w:r>
      <w:r>
        <w:rPr>
          <w:rStyle w:val="NormalTok"/>
        </w:rPr>
        <w:t xml:space="preserve"> geo_fips, </w:t>
      </w:r>
      <w:r>
        <w:rPr>
          <w:rStyle w:val="DataTypeTok"/>
        </w:rPr>
        <w:t>county_name =</w:t>
      </w:r>
      <w:r>
        <w:rPr>
          <w:rStyle w:val="NormalTok"/>
        </w:rPr>
        <w:t xml:space="preserve"> geo_name) </w:t>
      </w:r>
      <w:r>
        <w:rPr>
          <w:rStyle w:val="OperatorTok"/>
        </w:rPr>
        <w:t>%&gt;%</w:t>
      </w:r>
      <w:r>
        <w:rPr>
          <w:rStyle w:val="StringTok"/>
        </w:rPr>
        <w:t xml:space="preserve"> </w:t>
      </w:r>
      <w:r>
        <w:br/>
      </w:r>
      <w:r>
        <w:rPr>
          <w:rStyle w:val="KeywordTok"/>
        </w:rPr>
        <w:t>select</w:t>
      </w:r>
      <w:r>
        <w:rPr>
          <w:rStyle w:val="NormalTok"/>
        </w:rPr>
        <w:t xml:space="preserve"> (</w:t>
      </w:r>
      <w:r>
        <w:rPr>
          <w:rStyle w:val="OperatorTok"/>
        </w:rPr>
        <w:t>-</w:t>
      </w:r>
      <w:r>
        <w:rPr>
          <w:rStyle w:val="NormalTok"/>
        </w:rPr>
        <w:t xml:space="preserve">industry_classification, </w:t>
      </w:r>
      <w:r>
        <w:rPr>
          <w:rStyle w:val="OperatorTok"/>
        </w:rPr>
        <w:t>-</w:t>
      </w:r>
      <w:r>
        <w:rPr>
          <w:rStyle w:val="NormalTok"/>
        </w:rPr>
        <w:t xml:space="preserve">table_name, </w:t>
      </w:r>
      <w:r>
        <w:rPr>
          <w:rStyle w:val="OperatorTok"/>
        </w:rPr>
        <w:t>-</w:t>
      </w:r>
      <w:r>
        <w:rPr>
          <w:rStyle w:val="NormalTok"/>
        </w:rPr>
        <w:t xml:space="preserve">county_name, </w:t>
      </w:r>
      <w:r>
        <w:rPr>
          <w:rStyle w:val="OperatorTok"/>
        </w:rPr>
        <w:t>-</w:t>
      </w:r>
      <w:r>
        <w:rPr>
          <w:rStyle w:val="NormalTok"/>
        </w:rPr>
        <w:t xml:space="preserve">unit, </w:t>
      </w:r>
      <w:r>
        <w:rPr>
          <w:rStyle w:val="OperatorTok"/>
        </w:rPr>
        <w:t>-</w:t>
      </w:r>
      <w:r>
        <w:rPr>
          <w:rStyle w:val="NormalTok"/>
        </w:rPr>
        <w:t xml:space="preserve">region, </w:t>
      </w:r>
      <w:r>
        <w:rPr>
          <w:rStyle w:val="OperatorTok"/>
        </w:rPr>
        <w:t>-</w:t>
      </w:r>
      <w:r>
        <w:rPr>
          <w:rStyle w:val="NormalTok"/>
        </w:rPr>
        <w:t>line_code)</w:t>
      </w:r>
      <w:r>
        <w:br/>
      </w:r>
      <w:r>
        <w:br/>
      </w:r>
      <w:r>
        <w:rPr>
          <w:rStyle w:val="CommentTok"/>
        </w:rPr>
        <w:t>#Rename area_name to county_name</w:t>
      </w:r>
      <w:r>
        <w:br/>
      </w:r>
      <w:r>
        <w:rPr>
          <w:rStyle w:val="NormalTok"/>
        </w:rPr>
        <w:t>Education &lt;-</w:t>
      </w:r>
      <w:r>
        <w:rPr>
          <w:rStyle w:val="StringTok"/>
        </w:rPr>
        <w:t xml:space="preserve"> </w:t>
      </w:r>
      <w:r>
        <w:rPr>
          <w:rStyle w:val="NormalTok"/>
        </w:rPr>
        <w:t xml:space="preserve">Education </w:t>
      </w:r>
      <w:r>
        <w:rPr>
          <w:rStyle w:val="OperatorTok"/>
        </w:rPr>
        <w:t>%&gt;%</w:t>
      </w:r>
      <w:r>
        <w:br/>
      </w:r>
      <w:r>
        <w:rPr>
          <w:rStyle w:val="StringTok"/>
        </w:rPr>
        <w:t xml:space="preserve">  </w:t>
      </w:r>
      <w:r>
        <w:rPr>
          <w:rStyle w:val="KeywordTok"/>
        </w:rPr>
        <w:t>row_to_names</w:t>
      </w:r>
      <w:r>
        <w:rPr>
          <w:rStyle w:val="NormalTok"/>
        </w:rPr>
        <w:t>(</w:t>
      </w:r>
      <w:r>
        <w:rPr>
          <w:rStyle w:val="DataTypeTok"/>
        </w:rPr>
        <w:t>row_number =</w:t>
      </w:r>
      <w:r>
        <w:rPr>
          <w:rStyle w:val="NormalTok"/>
        </w:rPr>
        <w:t xml:space="preserve"> </w:t>
      </w:r>
      <w:r>
        <w:rPr>
          <w:rStyle w:val="DecValTok"/>
        </w:rPr>
        <w:t>4</w:t>
      </w:r>
      <w:r>
        <w:rPr>
          <w:rStyle w:val="NormalTok"/>
        </w:rPr>
        <w:t xml:space="preserve">) </w:t>
      </w:r>
      <w:r>
        <w:rPr>
          <w:rStyle w:val="OperatorTok"/>
        </w:rPr>
        <w:t>%&gt;%</w:t>
      </w:r>
      <w:r>
        <w:rPr>
          <w:rStyle w:val="StringTok"/>
        </w:rPr>
        <w:t xml:space="preserve"> </w:t>
      </w:r>
      <w:r>
        <w:br/>
      </w:r>
      <w:r>
        <w:rPr>
          <w:rStyle w:val="KeywordTok"/>
        </w:rPr>
        <w:t>clean_names</w:t>
      </w:r>
      <w:r>
        <w:rPr>
          <w:rStyle w:val="NormalTok"/>
        </w:rPr>
        <w:t>()</w:t>
      </w:r>
      <w:r>
        <w:rPr>
          <w:rStyle w:val="OperatorTok"/>
        </w:rPr>
        <w:t>%&gt;%</w:t>
      </w:r>
      <w:r>
        <w:rPr>
          <w:rStyle w:val="StringTok"/>
        </w:rPr>
        <w:t xml:space="preserve"> </w:t>
      </w:r>
      <w:r>
        <w:rPr>
          <w:rStyle w:val="KeywordTok"/>
        </w:rPr>
        <w:t>rename</w:t>
      </w:r>
      <w:r>
        <w:rPr>
          <w:rStyle w:val="NormalTok"/>
        </w:rPr>
        <w:t>(</w:t>
      </w:r>
      <w:r>
        <w:rPr>
          <w:rStyle w:val="DataTypeTok"/>
        </w:rPr>
        <w:t>county_name =</w:t>
      </w:r>
      <w:r>
        <w:rPr>
          <w:rStyle w:val="NormalTok"/>
        </w:rPr>
        <w:t xml:space="preserve"> area_name) </w:t>
      </w:r>
      <w:r>
        <w:rPr>
          <w:rStyle w:val="OperatorTok"/>
        </w:rPr>
        <w:t>%&gt;%</w:t>
      </w:r>
      <w:r>
        <w:rPr>
          <w:rStyle w:val="StringTok"/>
        </w:rPr>
        <w:t xml:space="preserve"> </w:t>
      </w:r>
      <w:r>
        <w:br/>
      </w:r>
      <w:r>
        <w:rPr>
          <w:rStyle w:val="KeywordTok"/>
        </w:rPr>
        <w:t>select</w:t>
      </w:r>
      <w:r>
        <w:rPr>
          <w:rStyle w:val="NormalTok"/>
        </w:rPr>
        <w:t>(</w:t>
      </w:r>
      <w:r>
        <w:rPr>
          <w:rStyle w:val="OperatorTok"/>
        </w:rPr>
        <w:t>-</w:t>
      </w:r>
      <w:r>
        <w:rPr>
          <w:rStyle w:val="NormalTok"/>
        </w:rPr>
        <w:t>county_name)</w:t>
      </w:r>
      <w:r>
        <w:br/>
      </w:r>
      <w:r>
        <w:br/>
      </w:r>
      <w:r>
        <w:br/>
      </w:r>
      <w:r>
        <w:rPr>
          <w:rStyle w:val="CommentTok"/>
        </w:rPr>
        <w:t>#Renaming fips</w:t>
      </w:r>
      <w:r>
        <w:br/>
      </w:r>
      <w:r>
        <w:rPr>
          <w:rStyle w:val="NormalTok"/>
        </w:rPr>
        <w:t>ruc8393 &lt;-</w:t>
      </w:r>
      <w:r>
        <w:rPr>
          <w:rStyle w:val="StringTok"/>
        </w:rPr>
        <w:t xml:space="preserve"> </w:t>
      </w:r>
      <w:r>
        <w:rPr>
          <w:rStyle w:val="NormalTok"/>
        </w:rPr>
        <w:t xml:space="preserve">ruc8393 </w:t>
      </w:r>
      <w:r>
        <w:rPr>
          <w:rStyle w:val="OperatorTok"/>
        </w:rPr>
        <w:t>%&gt;%</w:t>
      </w:r>
      <w:r>
        <w:rPr>
          <w:rStyle w:val="StringTok"/>
        </w:rPr>
        <w:t xml:space="preserve"> </w:t>
      </w:r>
      <w:r>
        <w:br/>
      </w:r>
      <w:r>
        <w:rPr>
          <w:rStyle w:val="KeywordTok"/>
        </w:rPr>
        <w:t>rename</w:t>
      </w:r>
      <w:r>
        <w:rPr>
          <w:rStyle w:val="NormalTok"/>
        </w:rPr>
        <w:t>(</w:t>
      </w:r>
      <w:r>
        <w:rPr>
          <w:rStyle w:val="DataTypeTok"/>
        </w:rPr>
        <w:t>fips_code =</w:t>
      </w:r>
      <w:r>
        <w:rPr>
          <w:rStyle w:val="NormalTok"/>
        </w:rPr>
        <w:t xml:space="preserve"> fips)</w:t>
      </w:r>
      <w:r>
        <w:br/>
      </w:r>
      <w:r>
        <w:br/>
      </w:r>
      <w:r>
        <w:rPr>
          <w:rStyle w:val="NormalTok"/>
        </w:rPr>
        <w:t>ruc2013 &lt;-</w:t>
      </w:r>
      <w:r>
        <w:rPr>
          <w:rStyle w:val="StringTok"/>
        </w:rPr>
        <w:t xml:space="preserve"> </w:t>
      </w:r>
      <w:r>
        <w:rPr>
          <w:rStyle w:val="NormalTok"/>
        </w:rPr>
        <w:t xml:space="preserve">ruc2013 </w:t>
      </w:r>
      <w:r>
        <w:rPr>
          <w:rStyle w:val="OperatorTok"/>
        </w:rPr>
        <w:t>%&gt;%</w:t>
      </w:r>
      <w:r>
        <w:rPr>
          <w:rStyle w:val="StringTok"/>
        </w:rPr>
        <w:t xml:space="preserve"> </w:t>
      </w:r>
      <w:r>
        <w:br/>
      </w:r>
      <w:r>
        <w:rPr>
          <w:rStyle w:val="KeywordTok"/>
        </w:rPr>
        <w:t>rename</w:t>
      </w:r>
      <w:r>
        <w:rPr>
          <w:rStyle w:val="NormalTok"/>
        </w:rPr>
        <w:t>(</w:t>
      </w:r>
      <w:r>
        <w:rPr>
          <w:rStyle w:val="DataTypeTok"/>
        </w:rPr>
        <w:t>fips_code =</w:t>
      </w:r>
      <w:r>
        <w:rPr>
          <w:rStyle w:val="NormalTok"/>
        </w:rPr>
        <w:t xml:space="preserve"> fips, </w:t>
      </w:r>
      <w:r>
        <w:rPr>
          <w:rStyle w:val="DataTypeTok"/>
        </w:rPr>
        <w:t>x2013_rural_urban_continuum_code =</w:t>
      </w:r>
      <w:r>
        <w:rPr>
          <w:rStyle w:val="NormalTok"/>
        </w:rPr>
        <w:t xml:space="preserve"> rucc_</w:t>
      </w:r>
      <w:r>
        <w:rPr>
          <w:rStyle w:val="DecValTok"/>
        </w:rPr>
        <w:t>2013</w:t>
      </w:r>
      <w:r>
        <w:rPr>
          <w:rStyle w:val="NormalTok"/>
        </w:rPr>
        <w:t>)</w:t>
      </w:r>
      <w:r>
        <w:br/>
      </w:r>
      <w:r>
        <w:br/>
      </w:r>
      <w:r>
        <w:rPr>
          <w:rStyle w:val="CommentTok"/>
        </w:rPr>
        <w:t>#RUCC Code Renaming</w:t>
      </w:r>
      <w:r>
        <w:br/>
      </w:r>
      <w:r>
        <w:rPr>
          <w:rStyle w:val="NormalTok"/>
        </w:rPr>
        <w:t>rucpr2003 &lt;-</w:t>
      </w:r>
      <w:r>
        <w:rPr>
          <w:rStyle w:val="StringTok"/>
        </w:rPr>
        <w:t xml:space="preserve"> </w:t>
      </w:r>
      <w:r>
        <w:rPr>
          <w:rStyle w:val="NormalTok"/>
        </w:rPr>
        <w:t xml:space="preserve">rucpr2003 </w:t>
      </w:r>
      <w:r>
        <w:rPr>
          <w:rStyle w:val="OperatorTok"/>
        </w:rPr>
        <w:t>%&gt;%</w:t>
      </w:r>
      <w:r>
        <w:rPr>
          <w:rStyle w:val="StringTok"/>
        </w:rPr>
        <w:t xml:space="preserve"> </w:t>
      </w:r>
      <w:r>
        <w:br/>
      </w:r>
      <w:r>
        <w:rPr>
          <w:rStyle w:val="KeywordTok"/>
        </w:rPr>
        <w:t>rename</w:t>
      </w:r>
      <w:r>
        <w:rPr>
          <w:rStyle w:val="NormalTok"/>
        </w:rPr>
        <w:t>(</w:t>
      </w:r>
      <w:r>
        <w:rPr>
          <w:rStyle w:val="DataTypeTok"/>
        </w:rPr>
        <w:t>x2003_rural_urban_continuum_code =</w:t>
      </w:r>
      <w:r>
        <w:rPr>
          <w:rStyle w:val="NormalTok"/>
        </w:rPr>
        <w:t xml:space="preserve"> rural_urban_continuum_code_</w:t>
      </w:r>
      <w:r>
        <w:rPr>
          <w:rStyle w:val="DecValTok"/>
        </w:rPr>
        <w:t>2003</w:t>
      </w:r>
      <w:r>
        <w:rPr>
          <w:rStyle w:val="NormalTok"/>
        </w:rPr>
        <w:t xml:space="preserve">) </w:t>
      </w:r>
      <w:r>
        <w:rPr>
          <w:rStyle w:val="OperatorTok"/>
        </w:rPr>
        <w:t>%&gt;%</w:t>
      </w:r>
      <w:r>
        <w:rPr>
          <w:rStyle w:val="StringTok"/>
        </w:rPr>
        <w:t xml:space="preserve"> </w:t>
      </w:r>
      <w:r>
        <w:br/>
      </w:r>
      <w:r>
        <w:rPr>
          <w:rStyle w:val="KeywordTok"/>
        </w:rPr>
        <w:t>select</w:t>
      </w:r>
      <w:r>
        <w:rPr>
          <w:rStyle w:val="NormalTok"/>
        </w:rPr>
        <w:t xml:space="preserve"> (</w:t>
      </w:r>
      <w:r>
        <w:rPr>
          <w:rStyle w:val="OperatorTok"/>
        </w:rPr>
        <w:t>-</w:t>
      </w:r>
      <w:r>
        <w:rPr>
          <w:rStyle w:val="StringTok"/>
        </w:rPr>
        <w:t xml:space="preserve"> </w:t>
      </w:r>
      <w:r>
        <w:rPr>
          <w:rStyle w:val="NormalTok"/>
        </w:rPr>
        <w:t>description_of_the_</w:t>
      </w:r>
      <w:r>
        <w:rPr>
          <w:rStyle w:val="DecValTok"/>
        </w:rPr>
        <w:t>2003</w:t>
      </w:r>
      <w:r>
        <w:rPr>
          <w:rStyle w:val="NormalTok"/>
        </w:rPr>
        <w:t>_code)</w:t>
      </w:r>
      <w:r>
        <w:br/>
      </w:r>
      <w:r>
        <w:br/>
      </w:r>
      <w:r>
        <w:br/>
      </w:r>
      <w:r>
        <w:rPr>
          <w:rStyle w:val="CommentTok"/>
        </w:rPr>
        <w:t xml:space="preserve">#order joining to get years in order </w:t>
      </w:r>
      <w:r>
        <w:br/>
      </w:r>
      <w:r>
        <w:br/>
      </w:r>
      <w:r>
        <w:rPr>
          <w:rStyle w:val="CommentTok"/>
        </w:rPr>
        <w:t xml:space="preserve">#merging RUC Code Data  </w:t>
      </w:r>
      <w:r>
        <w:br/>
      </w:r>
      <w:r>
        <w:rPr>
          <w:rStyle w:val="NormalTok"/>
        </w:rPr>
        <w:t>data1 &lt;-</w:t>
      </w:r>
      <w:r>
        <w:rPr>
          <w:rStyle w:val="StringTok"/>
        </w:rPr>
        <w:t xml:space="preserve"> </w:t>
      </w:r>
      <w:r>
        <w:rPr>
          <w:rStyle w:val="KeywordTok"/>
        </w:rPr>
        <w:t>left_join</w:t>
      </w:r>
      <w:r>
        <w:rPr>
          <w:rStyle w:val="NormalTok"/>
        </w:rPr>
        <w:t xml:space="preserve">(ruc1974, ruc8393, </w:t>
      </w:r>
      <w:r>
        <w:rPr>
          <w:rStyle w:val="DataTypeTok"/>
        </w:rPr>
        <w:t>by =</w:t>
      </w:r>
      <w:r>
        <w:rPr>
          <w:rStyle w:val="NormalTok"/>
        </w:rPr>
        <w:t xml:space="preserve"> </w:t>
      </w:r>
      <w:r>
        <w:rPr>
          <w:rStyle w:val="KeywordTok"/>
        </w:rPr>
        <w:t>c</w:t>
      </w:r>
      <w:r>
        <w:rPr>
          <w:rStyle w:val="NormalTok"/>
        </w:rPr>
        <w:t>(</w:t>
      </w:r>
      <w:r>
        <w:rPr>
          <w:rStyle w:val="StringTok"/>
        </w:rPr>
        <w:t>"fips_code"</w:t>
      </w:r>
      <w:r>
        <w:rPr>
          <w:rStyle w:val="NormalTok"/>
        </w:rPr>
        <w:t xml:space="preserve">)) </w:t>
      </w:r>
      <w:r>
        <w:br/>
      </w:r>
      <w:r>
        <w:br/>
      </w:r>
      <w:r>
        <w:rPr>
          <w:rStyle w:val="NormalTok"/>
        </w:rPr>
        <w:t>data1 &lt;-</w:t>
      </w:r>
      <w:r>
        <w:rPr>
          <w:rStyle w:val="StringTok"/>
        </w:rPr>
        <w:t xml:space="preserve"> </w:t>
      </w:r>
      <w:r>
        <w:rPr>
          <w:rStyle w:val="KeywordTok"/>
        </w:rPr>
        <w:t>left_join</w:t>
      </w:r>
      <w:r>
        <w:rPr>
          <w:rStyle w:val="NormalTok"/>
        </w:rPr>
        <w:t xml:space="preserve">(data1, ruc2003, </w:t>
      </w:r>
      <w:r>
        <w:rPr>
          <w:rStyle w:val="DataTypeTok"/>
        </w:rPr>
        <w:t>by =</w:t>
      </w:r>
      <w:r>
        <w:rPr>
          <w:rStyle w:val="NormalTok"/>
        </w:rPr>
        <w:t xml:space="preserve"> </w:t>
      </w:r>
      <w:r>
        <w:rPr>
          <w:rStyle w:val="KeywordTok"/>
        </w:rPr>
        <w:t>c</w:t>
      </w:r>
      <w:r>
        <w:rPr>
          <w:rStyle w:val="NormalTok"/>
        </w:rPr>
        <w:t>(</w:t>
      </w:r>
      <w:r>
        <w:rPr>
          <w:rStyle w:val="StringTok"/>
        </w:rPr>
        <w:t>"fips_code"</w:t>
      </w:r>
      <w:r>
        <w:rPr>
          <w:rStyle w:val="NormalTok"/>
        </w:rPr>
        <w:t>))</w:t>
      </w:r>
      <w:r>
        <w:br/>
      </w:r>
      <w:r>
        <w:br/>
      </w:r>
      <w:r>
        <w:rPr>
          <w:rStyle w:val="NormalTok"/>
        </w:rPr>
        <w:t>data1 &lt;-</w:t>
      </w:r>
      <w:r>
        <w:rPr>
          <w:rStyle w:val="StringTok"/>
        </w:rPr>
        <w:t xml:space="preserve"> </w:t>
      </w:r>
      <w:proofErr w:type="spellStart"/>
      <w:r>
        <w:rPr>
          <w:rStyle w:val="KeywordTok"/>
        </w:rPr>
        <w:t>left_join</w:t>
      </w:r>
      <w:proofErr w:type="spellEnd"/>
      <w:r>
        <w:rPr>
          <w:rStyle w:val="NormalTok"/>
        </w:rPr>
        <w:t xml:space="preserve">(data1, ruc2013, </w:t>
      </w:r>
      <w:r>
        <w:rPr>
          <w:rStyle w:val="DataTypeTok"/>
        </w:rPr>
        <w:t>by =</w:t>
      </w:r>
      <w:r>
        <w:rPr>
          <w:rStyle w:val="NormalTok"/>
        </w:rPr>
        <w:t xml:space="preserve"> </w:t>
      </w:r>
      <w:r>
        <w:rPr>
          <w:rStyle w:val="KeywordTok"/>
        </w:rPr>
        <w:t>c</w:t>
      </w:r>
      <w:r>
        <w:rPr>
          <w:rStyle w:val="NormalTok"/>
        </w:rPr>
        <w:t>(</w:t>
      </w:r>
      <w:r>
        <w:rPr>
          <w:rStyle w:val="StringTok"/>
        </w:rPr>
        <w:t>"fips_code"</w:t>
      </w:r>
      <w:r>
        <w:rPr>
          <w:rStyle w:val="NormalTok"/>
        </w:rPr>
        <w:t xml:space="preserve">)) </w:t>
      </w:r>
      <w:r>
        <w:rPr>
          <w:rStyle w:val="OperatorTok"/>
        </w:rPr>
        <w:t>%&gt;%</w:t>
      </w:r>
      <w:r>
        <w:rPr>
          <w:rStyle w:val="StringTok"/>
        </w:rPr>
        <w:t xml:space="preserve"> </w:t>
      </w:r>
      <w:r>
        <w:br/>
      </w:r>
      <w:r>
        <w:rPr>
          <w:rStyle w:val="KeywordTok"/>
        </w:rPr>
        <w:t>select</w:t>
      </w:r>
      <w:r>
        <w:rPr>
          <w:rStyle w:val="NormalTok"/>
        </w:rPr>
        <w:t xml:space="preserve"> (</w:t>
      </w:r>
      <w:r>
        <w:rPr>
          <w:rStyle w:val="OperatorTok"/>
        </w:rPr>
        <w:t>-</w:t>
      </w:r>
      <w:r>
        <w:rPr>
          <w:rStyle w:val="StringTok"/>
        </w:rPr>
        <w:t xml:space="preserve"> </w:t>
      </w:r>
      <w:r>
        <w:rPr>
          <w:rStyle w:val="NormalTok"/>
        </w:rPr>
        <w:t xml:space="preserve">x1993_rural_urban_continuum_code.y) </w:t>
      </w:r>
      <w:r>
        <w:rPr>
          <w:rStyle w:val="OperatorTok"/>
        </w:rPr>
        <w:t>%&gt;%</w:t>
      </w:r>
      <w:r>
        <w:rPr>
          <w:rStyle w:val="StringTok"/>
        </w:rPr>
        <w:t xml:space="preserve"> </w:t>
      </w:r>
      <w:r>
        <w:br/>
      </w:r>
      <w:r>
        <w:rPr>
          <w:rStyle w:val="KeywordTok"/>
        </w:rPr>
        <w:t>rename</w:t>
      </w:r>
      <w:r>
        <w:rPr>
          <w:rStyle w:val="NormalTok"/>
        </w:rPr>
        <w:t xml:space="preserve"> (</w:t>
      </w:r>
      <w:r>
        <w:rPr>
          <w:rStyle w:val="DataTypeTok"/>
        </w:rPr>
        <w:t>x1993_rural_urban_continuum_code =</w:t>
      </w:r>
      <w:r>
        <w:rPr>
          <w:rStyle w:val="NormalTok"/>
        </w:rPr>
        <w:t xml:space="preserve"> x1993_rural_urban_continuum_code.x)</w:t>
      </w:r>
      <w:ins w:id="49" w:author="Sanne Smith" w:date="2021-03-09T14:11:00Z">
        <w:r w:rsidR="009040BD">
          <w:rPr>
            <w:rStyle w:val="NormalTok"/>
          </w:rPr>
          <w:t xml:space="preserve"> </w:t>
        </w:r>
      </w:ins>
    </w:p>
    <w:p w14:paraId="59A11161" w14:textId="77777777" w:rsidR="00A939B9" w:rsidRDefault="00A939B9">
      <w:pPr>
        <w:pStyle w:val="SourceCode"/>
        <w:rPr>
          <w:ins w:id="50" w:author="Sanne Smith" w:date="2021-03-09T15:30:00Z"/>
          <w:rStyle w:val="NormalTok"/>
        </w:rPr>
      </w:pPr>
    </w:p>
    <w:p w14:paraId="724902F0" w14:textId="4C6216EA" w:rsidR="00A32A4C" w:rsidRDefault="009040BD">
      <w:pPr>
        <w:pStyle w:val="SourceCode"/>
      </w:pPr>
      <w:ins w:id="51" w:author="Sanne Smith" w:date="2021-03-09T14:11:00Z">
        <w:r>
          <w:rPr>
            <w:rStyle w:val="NormalTok"/>
          </w:rPr>
          <w:lastRenderedPageBreak/>
          <w:t>How do you deal with 1993 popping up in several tables</w:t>
        </w:r>
      </w:ins>
      <w:ins w:id="52" w:author="Sanne Smith" w:date="2021-03-09T15:30:00Z">
        <w:r w:rsidR="00A939B9">
          <w:rPr>
            <w:rStyle w:val="NormalTok"/>
          </w:rPr>
          <w:t>?</w:t>
        </w:r>
      </w:ins>
      <w:ins w:id="53" w:author="Sanne Smith" w:date="2021-03-09T14:11:00Z">
        <w:r>
          <w:rPr>
            <w:rStyle w:val="NormalTok"/>
          </w:rPr>
          <w:t xml:space="preserve"> Which one will you use? </w:t>
        </w:r>
      </w:ins>
      <w:r w:rsidR="00A93217">
        <w:br/>
      </w:r>
      <w:r w:rsidR="00A93217">
        <w:br/>
      </w:r>
      <w:r w:rsidR="00A93217">
        <w:rPr>
          <w:rStyle w:val="NormalTok"/>
        </w:rPr>
        <w:t>data1 &lt;-</w:t>
      </w:r>
      <w:r w:rsidR="00A93217">
        <w:rPr>
          <w:rStyle w:val="StringTok"/>
        </w:rPr>
        <w:t xml:space="preserve"> </w:t>
      </w:r>
      <w:r w:rsidR="00A93217">
        <w:rPr>
          <w:rStyle w:val="NormalTok"/>
        </w:rPr>
        <w:t xml:space="preserve">data1 </w:t>
      </w:r>
      <w:r w:rsidR="00A93217">
        <w:rPr>
          <w:rStyle w:val="OperatorTok"/>
        </w:rPr>
        <w:t>%&gt;%</w:t>
      </w:r>
      <w:r w:rsidR="00A93217">
        <w:rPr>
          <w:rStyle w:val="StringTok"/>
        </w:rPr>
        <w:t xml:space="preserve">  </w:t>
      </w:r>
      <w:r w:rsidR="00A93217">
        <w:br/>
      </w:r>
      <w:r w:rsidR="00A93217">
        <w:rPr>
          <w:rStyle w:val="KeywordTok"/>
        </w:rPr>
        <w:t>lapply</w:t>
      </w:r>
      <w:r w:rsidR="00A93217">
        <w:rPr>
          <w:rStyle w:val="NormalTok"/>
        </w:rPr>
        <w:t xml:space="preserve">(as.numeric) </w:t>
      </w:r>
      <w:r w:rsidR="00A93217">
        <w:rPr>
          <w:rStyle w:val="OperatorTok"/>
        </w:rPr>
        <w:t>%&gt;%</w:t>
      </w:r>
      <w:r w:rsidR="00A93217">
        <w:rPr>
          <w:rStyle w:val="StringTok"/>
        </w:rPr>
        <w:t xml:space="preserve"> </w:t>
      </w:r>
      <w:r w:rsidR="00A93217">
        <w:br/>
      </w:r>
      <w:r w:rsidR="00A93217">
        <w:rPr>
          <w:rStyle w:val="KeywordTok"/>
        </w:rPr>
        <w:t>as.data.frame</w:t>
      </w:r>
      <w:r w:rsidR="00A93217">
        <w:rPr>
          <w:rStyle w:val="NormalTok"/>
        </w:rPr>
        <w:t>()</w:t>
      </w:r>
    </w:p>
    <w:p w14:paraId="7602A300" w14:textId="0FAA065A" w:rsidR="00A32A4C" w:rsidRDefault="00A93217">
      <w:pPr>
        <w:pStyle w:val="SourceCode"/>
        <w:rPr>
          <w:rStyle w:val="VerbatimChar"/>
        </w:rPr>
      </w:pPr>
      <w:r>
        <w:rPr>
          <w:rStyle w:val="VerbatimChar"/>
        </w:rPr>
        <w:t>## Warning in lapply(., as.numeric): NAs introduced by coercion</w:t>
      </w:r>
    </w:p>
    <w:p w14:paraId="5E3433E7" w14:textId="0AC7C95B" w:rsidR="00A32A4C" w:rsidRDefault="00A93217">
      <w:pPr>
        <w:pStyle w:val="SourceCode"/>
        <w:rPr>
          <w:ins w:id="54" w:author="Sanne Smith" w:date="2021-03-09T14:15:00Z"/>
          <w:rStyle w:val="NormalTok"/>
        </w:rPr>
      </w:pPr>
      <w:r>
        <w:rPr>
          <w:rStyle w:val="NormalTok"/>
        </w:rPr>
        <w:t>data1 &lt;-</w:t>
      </w:r>
      <w:r>
        <w:rPr>
          <w:rStyle w:val="StringTok"/>
        </w:rPr>
        <w:t xml:space="preserve"> </w:t>
      </w:r>
      <w:proofErr w:type="spellStart"/>
      <w:r>
        <w:rPr>
          <w:rStyle w:val="KeywordTok"/>
        </w:rPr>
        <w:t>left_join</w:t>
      </w:r>
      <w:proofErr w:type="spellEnd"/>
      <w:r>
        <w:rPr>
          <w:rStyle w:val="NormalTok"/>
        </w:rPr>
        <w:t xml:space="preserve">(data1, rucpr2003, </w:t>
      </w:r>
      <w:r>
        <w:rPr>
          <w:rStyle w:val="DataTypeTok"/>
        </w:rPr>
        <w:t>by =</w:t>
      </w:r>
      <w:r>
        <w:rPr>
          <w:rStyle w:val="NormalTok"/>
        </w:rPr>
        <w:t xml:space="preserve"> </w:t>
      </w:r>
      <w:r>
        <w:rPr>
          <w:rStyle w:val="KeywordTok"/>
        </w:rPr>
        <w:t>c</w:t>
      </w:r>
      <w:r>
        <w:rPr>
          <w:rStyle w:val="NormalTok"/>
        </w:rPr>
        <w:t>(</w:t>
      </w:r>
      <w:r>
        <w:rPr>
          <w:rStyle w:val="StringTok"/>
        </w:rPr>
        <w:t>"</w:t>
      </w:r>
      <w:proofErr w:type="spellStart"/>
      <w:r>
        <w:rPr>
          <w:rStyle w:val="StringTok"/>
        </w:rPr>
        <w:t>fips_code</w:t>
      </w:r>
      <w:proofErr w:type="spellEnd"/>
      <w:r>
        <w:rPr>
          <w:rStyle w:val="StringTok"/>
        </w:rPr>
        <w:t>"</w:t>
      </w:r>
      <w:r>
        <w:rPr>
          <w:rStyle w:val="NormalTok"/>
        </w:rPr>
        <w:t xml:space="preserve">, </w:t>
      </w:r>
      <w:r>
        <w:rPr>
          <w:rStyle w:val="StringTok"/>
        </w:rPr>
        <w:t>"x2003_rural_urban_continuum_code"</w:t>
      </w:r>
      <w:r>
        <w:rPr>
          <w:rStyle w:val="NormalTok"/>
        </w:rPr>
        <w:t xml:space="preserve">), </w:t>
      </w:r>
      <w:r>
        <w:rPr>
          <w:rStyle w:val="DataTypeTok"/>
        </w:rPr>
        <w:t>na.rm =</w:t>
      </w:r>
      <w:r>
        <w:rPr>
          <w:rStyle w:val="NormalTok"/>
        </w:rPr>
        <w:t xml:space="preserve"> </w:t>
      </w:r>
      <w:r>
        <w:rPr>
          <w:rStyle w:val="OtherTok"/>
        </w:rPr>
        <w:t>TRUE</w:t>
      </w:r>
      <w:r>
        <w:rPr>
          <w:rStyle w:val="NormalTok"/>
        </w:rPr>
        <w:t>)</w:t>
      </w:r>
      <w:r>
        <w:br/>
      </w:r>
      <w:r>
        <w:br/>
      </w:r>
      <w:r>
        <w:rPr>
          <w:rStyle w:val="NormalTok"/>
        </w:rPr>
        <w:t>data1 &lt;-</w:t>
      </w:r>
      <w:r>
        <w:rPr>
          <w:rStyle w:val="StringTok"/>
        </w:rPr>
        <w:t xml:space="preserve"> </w:t>
      </w:r>
      <w:r>
        <w:rPr>
          <w:rStyle w:val="NormalTok"/>
        </w:rPr>
        <w:t xml:space="preserve">data1 </w:t>
      </w:r>
      <w:r>
        <w:rPr>
          <w:rStyle w:val="OperatorTok"/>
        </w:rPr>
        <w:t>%&gt;%</w:t>
      </w:r>
      <w:r>
        <w:br/>
      </w:r>
      <w:r>
        <w:rPr>
          <w:rStyle w:val="StringTok"/>
        </w:rPr>
        <w:t xml:space="preserve">  </w:t>
      </w:r>
      <w:proofErr w:type="spellStart"/>
      <w:r>
        <w:rPr>
          <w:rStyle w:val="KeywordTok"/>
        </w:rPr>
        <w:t>pivot_longer</w:t>
      </w:r>
      <w:proofErr w:type="spellEnd"/>
      <w:r>
        <w:rPr>
          <w:rStyle w:val="NormalTok"/>
        </w:rPr>
        <w:t>(</w:t>
      </w:r>
      <w:proofErr w:type="spellStart"/>
      <w:r>
        <w:rPr>
          <w:rStyle w:val="DataTypeTok"/>
        </w:rPr>
        <w:t>names_to</w:t>
      </w:r>
      <w:proofErr w:type="spellEnd"/>
      <w:r>
        <w:rPr>
          <w:rStyle w:val="DataTypeTok"/>
        </w:rPr>
        <w:t>=</w:t>
      </w:r>
      <w:r>
        <w:rPr>
          <w:rStyle w:val="KeywordTok"/>
        </w:rPr>
        <w:t>c</w:t>
      </w:r>
      <w:r>
        <w:rPr>
          <w:rStyle w:val="NormalTok"/>
        </w:rPr>
        <w:t>(</w:t>
      </w:r>
      <w:r>
        <w:rPr>
          <w:rStyle w:val="StringTok"/>
        </w:rPr>
        <w:t>'year'</w:t>
      </w:r>
      <w:r>
        <w:rPr>
          <w:rStyle w:val="NormalTok"/>
        </w:rPr>
        <w:t xml:space="preserve">, </w:t>
      </w:r>
      <w:r>
        <w:rPr>
          <w:rStyle w:val="StringTok"/>
        </w:rPr>
        <w:t>'</w:t>
      </w:r>
      <w:proofErr w:type="spellStart"/>
      <w:r>
        <w:rPr>
          <w:rStyle w:val="StringTok"/>
        </w:rPr>
        <w:t>Rural_Urban_Code</w:t>
      </w:r>
      <w:proofErr w:type="spellEnd"/>
      <w:r>
        <w:rPr>
          <w:rStyle w:val="StringTok"/>
        </w:rPr>
        <w:t>'</w:t>
      </w:r>
      <w:r>
        <w:rPr>
          <w:rStyle w:val="NormalTok"/>
        </w:rPr>
        <w:t xml:space="preserve">), </w:t>
      </w:r>
      <w:proofErr w:type="spellStart"/>
      <w:r>
        <w:rPr>
          <w:rStyle w:val="DataTypeTok"/>
        </w:rPr>
        <w:t>values_to</w:t>
      </w:r>
      <w:proofErr w:type="spellEnd"/>
      <w:r>
        <w:rPr>
          <w:rStyle w:val="DataTypeTok"/>
        </w:rPr>
        <w:t>=</w:t>
      </w:r>
      <w:r>
        <w:rPr>
          <w:rStyle w:val="StringTok"/>
        </w:rPr>
        <w:t>'value'</w:t>
      </w:r>
      <w:r>
        <w:rPr>
          <w:rStyle w:val="NormalTok"/>
        </w:rPr>
        <w:t xml:space="preserve">, </w:t>
      </w:r>
      <w:proofErr w:type="spellStart"/>
      <w:r>
        <w:rPr>
          <w:rStyle w:val="DataTypeTok"/>
        </w:rPr>
        <w:t>names_sep</w:t>
      </w:r>
      <w:proofErr w:type="spellEnd"/>
      <w:r>
        <w:rPr>
          <w:rStyle w:val="DataTypeTok"/>
        </w:rPr>
        <w:t>=</w:t>
      </w:r>
      <w:r>
        <w:rPr>
          <w:rStyle w:val="StringTok"/>
        </w:rPr>
        <w:t>'_'</w:t>
      </w:r>
      <w:r>
        <w:rPr>
          <w:rStyle w:val="NormalTok"/>
        </w:rPr>
        <w:t xml:space="preserve">, </w:t>
      </w:r>
      <w:r>
        <w:rPr>
          <w:rStyle w:val="DataTypeTok"/>
        </w:rPr>
        <w:t>cols=</w:t>
      </w:r>
      <w:r>
        <w:rPr>
          <w:rStyle w:val="NormalTok"/>
        </w:rPr>
        <w:t xml:space="preserve"> </w:t>
      </w:r>
      <w:proofErr w:type="spellStart"/>
      <w:r>
        <w:rPr>
          <w:rStyle w:val="KeywordTok"/>
        </w:rPr>
        <w:t>starts_with</w:t>
      </w:r>
      <w:proofErr w:type="spellEnd"/>
      <w:r>
        <w:rPr>
          <w:rStyle w:val="NormalTok"/>
        </w:rPr>
        <w:t>(</w:t>
      </w:r>
      <w:r>
        <w:rPr>
          <w:rStyle w:val="StringTok"/>
        </w:rPr>
        <w:t>"x"</w:t>
      </w:r>
      <w:r>
        <w:rPr>
          <w:rStyle w:val="NormalTok"/>
        </w:rPr>
        <w:t>))</w:t>
      </w:r>
    </w:p>
    <w:p w14:paraId="2D845A30" w14:textId="4984AAC5" w:rsidR="001700E0" w:rsidRDefault="001700E0">
      <w:pPr>
        <w:pStyle w:val="SourceCode"/>
        <w:rPr>
          <w:ins w:id="55" w:author="Sanne Smith" w:date="2021-03-09T14:15:00Z"/>
        </w:rPr>
      </w:pPr>
    </w:p>
    <w:p w14:paraId="01981E6A" w14:textId="46917AAD" w:rsidR="001700E0" w:rsidRDefault="001700E0">
      <w:pPr>
        <w:pStyle w:val="SourceCode"/>
        <w:rPr>
          <w:ins w:id="56" w:author="Sanne Smith" w:date="2021-03-09T14:15:00Z"/>
        </w:rPr>
      </w:pPr>
      <w:ins w:id="57" w:author="Sanne Smith" w:date="2021-03-09T14:15:00Z">
        <w:r>
          <w:t>Try this instead</w:t>
        </w:r>
      </w:ins>
    </w:p>
    <w:p w14:paraId="3E4872A5" w14:textId="77777777" w:rsidR="001700E0" w:rsidRDefault="001700E0" w:rsidP="001700E0">
      <w:pPr>
        <w:pStyle w:val="SourceCode"/>
        <w:rPr>
          <w:ins w:id="58" w:author="Sanne Smith" w:date="2021-03-09T14:15:00Z"/>
        </w:rPr>
      </w:pPr>
      <w:ins w:id="59" w:author="Sanne Smith" w:date="2021-03-09T14:15:00Z">
        <w:r>
          <w:t xml:space="preserve">  </w:t>
        </w:r>
        <w:proofErr w:type="spellStart"/>
        <w:r>
          <w:t>pivot_longer</w:t>
        </w:r>
        <w:proofErr w:type="spellEnd"/>
        <w:r>
          <w:t>(cols = -</w:t>
        </w:r>
        <w:commentRangeStart w:id="60"/>
        <w:commentRangeStart w:id="61"/>
        <w:r>
          <w:t>c(</w:t>
        </w:r>
        <w:proofErr w:type="spellStart"/>
        <w:r>
          <w:t>fips</w:t>
        </w:r>
        <w:proofErr w:type="spellEnd"/>
        <w:r>
          <w:t xml:space="preserve">, description), </w:t>
        </w:r>
        <w:commentRangeEnd w:id="60"/>
        <w:r>
          <w:rPr>
            <w:rStyle w:val="CommentReference"/>
          </w:rPr>
          <w:commentReference w:id="60"/>
        </w:r>
      </w:ins>
      <w:commentRangeEnd w:id="61"/>
      <w:ins w:id="62" w:author="Sanne Smith" w:date="2021-03-09T14:16:00Z">
        <w:r>
          <w:rPr>
            <w:rStyle w:val="CommentReference"/>
          </w:rPr>
          <w:commentReference w:id="61"/>
        </w:r>
      </w:ins>
    </w:p>
    <w:p w14:paraId="7C62FD7A" w14:textId="77777777" w:rsidR="001700E0" w:rsidRDefault="001700E0" w:rsidP="001700E0">
      <w:pPr>
        <w:pStyle w:val="SourceCode"/>
        <w:rPr>
          <w:ins w:id="63" w:author="Sanne Smith" w:date="2021-03-09T14:15:00Z"/>
        </w:rPr>
      </w:pPr>
      <w:ins w:id="64" w:author="Sanne Smith" w:date="2021-03-09T14:15:00Z">
        <w:r>
          <w:t xml:space="preserve">               </w:t>
        </w:r>
        <w:proofErr w:type="spellStart"/>
        <w:r>
          <w:t>names_to</w:t>
        </w:r>
        <w:proofErr w:type="spellEnd"/>
        <w:r>
          <w:t xml:space="preserve"> = "year",</w:t>
        </w:r>
      </w:ins>
    </w:p>
    <w:p w14:paraId="561C1E88" w14:textId="7CA333D8" w:rsidR="001700E0" w:rsidRDefault="001700E0" w:rsidP="001700E0">
      <w:pPr>
        <w:pStyle w:val="SourceCode"/>
      </w:pPr>
      <w:ins w:id="65" w:author="Sanne Smith" w:date="2021-03-09T14:15:00Z">
        <w:r>
          <w:t xml:space="preserve">               </w:t>
        </w:r>
        <w:proofErr w:type="spellStart"/>
        <w:r>
          <w:t>values_to</w:t>
        </w:r>
        <w:proofErr w:type="spellEnd"/>
        <w:r>
          <w:t xml:space="preserve"> = "</w:t>
        </w:r>
        <w:proofErr w:type="spellStart"/>
        <w:r>
          <w:t>rural_urban_continuum</w:t>
        </w:r>
        <w:proofErr w:type="spellEnd"/>
        <w:r>
          <w:t>")</w:t>
        </w:r>
      </w:ins>
    </w:p>
    <w:p w14:paraId="13B81D55" w14:textId="77777777" w:rsidR="00A32A4C" w:rsidRDefault="00A93217">
      <w:pPr>
        <w:pStyle w:val="SourceCode"/>
      </w:pPr>
      <w:r>
        <w:rPr>
          <w:rStyle w:val="VerbatimChar"/>
        </w:rPr>
        <w:t>## Warning: Expected 2 pieces. Additional pieces discarded in 5 rows [1, 2, 3, 4,</w:t>
      </w:r>
      <w:r>
        <w:br/>
      </w:r>
      <w:r>
        <w:rPr>
          <w:rStyle w:val="VerbatimChar"/>
        </w:rPr>
        <w:t>## 5].</w:t>
      </w:r>
    </w:p>
    <w:p w14:paraId="1949F563" w14:textId="77777777" w:rsidR="00A32A4C" w:rsidRDefault="00A93217">
      <w:pPr>
        <w:pStyle w:val="SourceCode"/>
      </w:pPr>
      <w:r>
        <w:rPr>
          <w:rStyle w:val="NormalTok"/>
        </w:rPr>
        <w:t>data1 &lt;-</w:t>
      </w:r>
      <w:r>
        <w:rPr>
          <w:rStyle w:val="StringTok"/>
        </w:rPr>
        <w:t xml:space="preserve"> </w:t>
      </w:r>
      <w:r>
        <w:rPr>
          <w:rStyle w:val="NormalTok"/>
        </w:rPr>
        <w:t xml:space="preserve">data1 </w:t>
      </w:r>
      <w:r>
        <w:rPr>
          <w:rStyle w:val="OperatorTok"/>
        </w:rPr>
        <w:t>%&gt;%</w:t>
      </w:r>
      <w:r>
        <w:rPr>
          <w:rStyle w:val="StringTok"/>
        </w:rPr>
        <w:t xml:space="preserve"> </w:t>
      </w:r>
      <w:r>
        <w:br/>
      </w:r>
      <w:r>
        <w:rPr>
          <w:rStyle w:val="KeywordTok"/>
        </w:rPr>
        <w:t>select</w:t>
      </w:r>
      <w:r>
        <w:rPr>
          <w:rStyle w:val="NormalTok"/>
        </w:rPr>
        <w:t xml:space="preserve"> (</w:t>
      </w:r>
      <w:r>
        <w:rPr>
          <w:rStyle w:val="OperatorTok"/>
        </w:rPr>
        <w:t>-</w:t>
      </w:r>
      <w:r>
        <w:rPr>
          <w:rStyle w:val="StringTok"/>
        </w:rPr>
        <w:t xml:space="preserve"> </w:t>
      </w:r>
      <w:r>
        <w:rPr>
          <w:rStyle w:val="NormalTok"/>
        </w:rPr>
        <w:t xml:space="preserve">Rural_Urban_Code) </w:t>
      </w:r>
      <w:r>
        <w:rPr>
          <w:rStyle w:val="OperatorTok"/>
        </w:rPr>
        <w:t>%&gt;%</w:t>
      </w:r>
      <w:r>
        <w:rPr>
          <w:rStyle w:val="StringTok"/>
        </w:rPr>
        <w:t xml:space="preserve"> </w:t>
      </w:r>
      <w:r>
        <w:br/>
      </w:r>
      <w:r>
        <w:rPr>
          <w:rStyle w:val="KeywordTok"/>
        </w:rPr>
        <w:t>rename</w:t>
      </w:r>
      <w:r>
        <w:rPr>
          <w:rStyle w:val="NormalTok"/>
        </w:rPr>
        <w:t>(</w:t>
      </w:r>
      <w:r>
        <w:rPr>
          <w:rStyle w:val="DataTypeTok"/>
        </w:rPr>
        <w:t>Rural_Urban_code =</w:t>
      </w:r>
      <w:r>
        <w:rPr>
          <w:rStyle w:val="NormalTok"/>
        </w:rPr>
        <w:t xml:space="preserve"> value)</w:t>
      </w:r>
      <w:r>
        <w:br/>
      </w:r>
      <w:r>
        <w:br/>
      </w:r>
      <w:r>
        <w:rPr>
          <w:rStyle w:val="NormalTok"/>
        </w:rPr>
        <w:t>data1 &lt;-</w:t>
      </w:r>
      <w:r>
        <w:rPr>
          <w:rStyle w:val="StringTok"/>
        </w:rPr>
        <w:t xml:space="preserve"> </w:t>
      </w:r>
      <w:r>
        <w:rPr>
          <w:rStyle w:val="NormalTok"/>
        </w:rPr>
        <w:t xml:space="preserve">data1 </w:t>
      </w:r>
      <w:r>
        <w:rPr>
          <w:rStyle w:val="OperatorTok"/>
        </w:rPr>
        <w:t>%&gt;%</w:t>
      </w:r>
      <w:r>
        <w:br/>
      </w:r>
      <w:r>
        <w:rPr>
          <w:rStyle w:val="StringTok"/>
        </w:rPr>
        <w:t xml:space="preserve">  </w:t>
      </w:r>
      <w:r>
        <w:rPr>
          <w:rStyle w:val="KeywordTok"/>
        </w:rPr>
        <w:t>mutate</w:t>
      </w:r>
      <w:r>
        <w:rPr>
          <w:rStyle w:val="NormalTok"/>
        </w:rPr>
        <w:t>(</w:t>
      </w:r>
      <w:r>
        <w:rPr>
          <w:rStyle w:val="DataTypeTok"/>
        </w:rPr>
        <w:t>year =</w:t>
      </w:r>
      <w:r>
        <w:rPr>
          <w:rStyle w:val="NormalTok"/>
        </w:rPr>
        <w:t xml:space="preserve"> </w:t>
      </w:r>
      <w:r>
        <w:rPr>
          <w:rStyle w:val="KeywordTok"/>
        </w:rPr>
        <w:t>str_replace_all</w:t>
      </w:r>
      <w:r>
        <w:rPr>
          <w:rStyle w:val="NormalTok"/>
        </w:rPr>
        <w:t xml:space="preserve">(year, </w:t>
      </w:r>
      <w:r>
        <w:rPr>
          <w:rStyle w:val="StringTok"/>
        </w:rPr>
        <w:t>"x"</w:t>
      </w:r>
      <w:r>
        <w:rPr>
          <w:rStyle w:val="NormalTok"/>
        </w:rPr>
        <w:t xml:space="preserve">, </w:t>
      </w:r>
      <w:r>
        <w:rPr>
          <w:rStyle w:val="StringTok"/>
        </w:rPr>
        <w:t>""</w:t>
      </w:r>
      <w:r>
        <w:rPr>
          <w:rStyle w:val="NormalTok"/>
        </w:rPr>
        <w:t>))</w:t>
      </w:r>
      <w:r>
        <w:br/>
      </w:r>
      <w:r>
        <w:rPr>
          <w:rStyle w:val="NormalTok"/>
        </w:rPr>
        <w:t xml:space="preserve">  </w:t>
      </w:r>
      <w:r>
        <w:br/>
      </w:r>
      <w:r>
        <w:rPr>
          <w:rStyle w:val="CommentTok"/>
        </w:rPr>
        <w:t>#checking</w:t>
      </w:r>
      <w:r>
        <w:br/>
      </w:r>
      <w:r>
        <w:rPr>
          <w:rStyle w:val="KeywordTok"/>
        </w:rPr>
        <w:t>class</w:t>
      </w:r>
      <w:r>
        <w:rPr>
          <w:rStyle w:val="NormalTok"/>
        </w:rPr>
        <w:t>(data1</w:t>
      </w:r>
      <w:r>
        <w:rPr>
          <w:rStyle w:val="OperatorTok"/>
        </w:rPr>
        <w:t>$</w:t>
      </w:r>
      <w:r>
        <w:rPr>
          <w:rStyle w:val="NormalTok"/>
        </w:rPr>
        <w:t xml:space="preserve">year) </w:t>
      </w:r>
    </w:p>
    <w:p w14:paraId="45579096" w14:textId="77777777" w:rsidR="00A32A4C" w:rsidRDefault="00A93217">
      <w:pPr>
        <w:pStyle w:val="SourceCode"/>
      </w:pPr>
      <w:r>
        <w:rPr>
          <w:rStyle w:val="VerbatimChar"/>
        </w:rPr>
        <w:t>## [1] "character"</w:t>
      </w:r>
    </w:p>
    <w:p w14:paraId="4B52981E" w14:textId="77777777" w:rsidR="00A32A4C" w:rsidRDefault="00A93217">
      <w:pPr>
        <w:pStyle w:val="SourceCode"/>
      </w:pPr>
      <w:r>
        <w:rPr>
          <w:rStyle w:val="NormalTok"/>
        </w:rPr>
        <w:t>data1</w:t>
      </w:r>
      <w:r>
        <w:rPr>
          <w:rStyle w:val="OperatorTok"/>
        </w:rPr>
        <w:t>$</w:t>
      </w:r>
      <w:r>
        <w:rPr>
          <w:rStyle w:val="NormalTok"/>
        </w:rPr>
        <w:t>year &lt;-</w:t>
      </w:r>
      <w:r>
        <w:rPr>
          <w:rStyle w:val="StringTok"/>
        </w:rPr>
        <w:t xml:space="preserve"> </w:t>
      </w:r>
      <w:r>
        <w:rPr>
          <w:rStyle w:val="KeywordTok"/>
        </w:rPr>
        <w:t>as.numeric</w:t>
      </w:r>
      <w:r>
        <w:rPr>
          <w:rStyle w:val="NormalTok"/>
        </w:rPr>
        <w:t>(data1</w:t>
      </w:r>
      <w:r>
        <w:rPr>
          <w:rStyle w:val="OperatorTok"/>
        </w:rPr>
        <w:t>$</w:t>
      </w:r>
      <w:r>
        <w:rPr>
          <w:rStyle w:val="NormalTok"/>
        </w:rPr>
        <w:t xml:space="preserve">year, </w:t>
      </w:r>
      <w:r>
        <w:rPr>
          <w:rStyle w:val="DataTypeTok"/>
        </w:rPr>
        <w:t>na.rm =</w:t>
      </w:r>
      <w:r>
        <w:rPr>
          <w:rStyle w:val="NormalTok"/>
        </w:rPr>
        <w:t xml:space="preserve"> </w:t>
      </w:r>
      <w:r>
        <w:rPr>
          <w:rStyle w:val="OtherTok"/>
        </w:rPr>
        <w:t>TRUE</w:t>
      </w:r>
      <w:r>
        <w:rPr>
          <w:rStyle w:val="NormalTok"/>
        </w:rPr>
        <w:t>)</w:t>
      </w:r>
      <w:r>
        <w:br/>
      </w:r>
      <w:r>
        <w:rPr>
          <w:rStyle w:val="KeywordTok"/>
        </w:rPr>
        <w:t>class</w:t>
      </w:r>
      <w:r>
        <w:rPr>
          <w:rStyle w:val="NormalTok"/>
        </w:rPr>
        <w:t>(data1</w:t>
      </w:r>
      <w:r>
        <w:rPr>
          <w:rStyle w:val="OperatorTok"/>
        </w:rPr>
        <w:t>$</w:t>
      </w:r>
      <w:r>
        <w:rPr>
          <w:rStyle w:val="NormalTok"/>
        </w:rPr>
        <w:t>year)</w:t>
      </w:r>
    </w:p>
    <w:p w14:paraId="3AA297A2" w14:textId="77777777" w:rsidR="00A32A4C" w:rsidRDefault="00A93217">
      <w:pPr>
        <w:pStyle w:val="SourceCode"/>
      </w:pPr>
      <w:r>
        <w:rPr>
          <w:rStyle w:val="VerbatimChar"/>
        </w:rPr>
        <w:t>## [1] "numeric"</w:t>
      </w:r>
    </w:p>
    <w:p w14:paraId="0A9FE870" w14:textId="77777777" w:rsidR="00A32A4C" w:rsidRDefault="00A93217">
      <w:pPr>
        <w:pStyle w:val="SourceCode"/>
      </w:pPr>
      <w:r>
        <w:rPr>
          <w:rStyle w:val="KeywordTok"/>
        </w:rPr>
        <w:t>class</w:t>
      </w:r>
      <w:r>
        <w:rPr>
          <w:rStyle w:val="NormalTok"/>
        </w:rPr>
        <w:t>(data1</w:t>
      </w:r>
      <w:r>
        <w:rPr>
          <w:rStyle w:val="OperatorTok"/>
        </w:rPr>
        <w:t>$</w:t>
      </w:r>
      <w:r>
        <w:rPr>
          <w:rStyle w:val="NormalTok"/>
        </w:rPr>
        <w:t>fips_code)</w:t>
      </w:r>
    </w:p>
    <w:p w14:paraId="33A4C836" w14:textId="77777777" w:rsidR="00A32A4C" w:rsidRDefault="00A93217">
      <w:pPr>
        <w:pStyle w:val="SourceCode"/>
      </w:pPr>
      <w:r>
        <w:rPr>
          <w:rStyle w:val="VerbatimChar"/>
        </w:rPr>
        <w:t>## [1] "numeric"</w:t>
      </w:r>
    </w:p>
    <w:p w14:paraId="53A189F2" w14:textId="77777777" w:rsidR="00A32A4C" w:rsidRDefault="00A93217">
      <w:pPr>
        <w:pStyle w:val="SourceCode"/>
      </w:pPr>
      <w:r>
        <w:rPr>
          <w:rStyle w:val="KeywordTok"/>
        </w:rPr>
        <w:t>glimpse</w:t>
      </w:r>
      <w:r>
        <w:rPr>
          <w:rStyle w:val="NormalTok"/>
        </w:rPr>
        <w:t>(data1)</w:t>
      </w:r>
    </w:p>
    <w:p w14:paraId="7735E9F1" w14:textId="77777777" w:rsidR="00A32A4C" w:rsidRDefault="00A93217">
      <w:pPr>
        <w:pStyle w:val="SourceCode"/>
      </w:pPr>
      <w:r>
        <w:rPr>
          <w:rStyle w:val="VerbatimChar"/>
        </w:rPr>
        <w:lastRenderedPageBreak/>
        <w:t>## Rows: 15,805</w:t>
      </w:r>
      <w:r>
        <w:br/>
      </w:r>
      <w:r>
        <w:rPr>
          <w:rStyle w:val="VerbatimChar"/>
        </w:rPr>
        <w:t>## Columns: 4</w:t>
      </w:r>
      <w:r>
        <w:br/>
      </w:r>
      <w:r>
        <w:rPr>
          <w:rStyle w:val="VerbatimChar"/>
        </w:rPr>
        <w:t>## $ fips_code                                                                                     &lt;dbl&gt; ...</w:t>
      </w:r>
      <w:r>
        <w:br/>
      </w:r>
      <w:r>
        <w:rPr>
          <w:rStyle w:val="VerbatimChar"/>
        </w:rPr>
        <w:t>## $ percent_of_workers_in_nonmetro_counties_commuting_to_central_counties_of_adjacent_metro_areas &lt;dbl&gt; ...</w:t>
      </w:r>
      <w:r>
        <w:br/>
      </w:r>
      <w:r>
        <w:rPr>
          <w:rStyle w:val="VerbatimChar"/>
        </w:rPr>
        <w:t>## $ year                                                                                          &lt;dbl&gt; ...</w:t>
      </w:r>
      <w:r>
        <w:br/>
      </w:r>
      <w:r>
        <w:rPr>
          <w:rStyle w:val="VerbatimChar"/>
        </w:rPr>
        <w:t>## $ Rural_Urban_code                                                                              &lt;dbl&gt; ...</w:t>
      </w:r>
    </w:p>
    <w:p w14:paraId="6A5CCB5E" w14:textId="77777777" w:rsidR="00A32A4C" w:rsidRDefault="00A93217">
      <w:pPr>
        <w:pStyle w:val="SourceCode"/>
      </w:pPr>
      <w:r>
        <w:rPr>
          <w:rStyle w:val="NormalTok"/>
        </w:rPr>
        <w:t>rucc &lt;-</w:t>
      </w:r>
      <w:r>
        <w:rPr>
          <w:rStyle w:val="StringTok"/>
        </w:rPr>
        <w:t xml:space="preserve"> </w:t>
      </w:r>
      <w:r>
        <w:rPr>
          <w:rStyle w:val="NormalTok"/>
        </w:rPr>
        <w:t xml:space="preserve">data1 </w:t>
      </w:r>
      <w:r>
        <w:rPr>
          <w:rStyle w:val="OperatorTok"/>
        </w:rPr>
        <w:t>%&gt;%</w:t>
      </w:r>
      <w:r>
        <w:rPr>
          <w:rStyle w:val="StringTok"/>
        </w:rPr>
        <w:t xml:space="preserve"> </w:t>
      </w:r>
      <w:r>
        <w:br/>
      </w:r>
      <w:r>
        <w:rPr>
          <w:rStyle w:val="KeywordTok"/>
        </w:rPr>
        <w:t>select</w:t>
      </w:r>
      <w:r>
        <w:rPr>
          <w:rStyle w:val="NormalTok"/>
        </w:rPr>
        <w:t>(</w:t>
      </w:r>
      <w:r>
        <w:rPr>
          <w:rStyle w:val="OperatorTok"/>
        </w:rPr>
        <w:t>-</w:t>
      </w:r>
      <w:r>
        <w:rPr>
          <w:rStyle w:val="NormalTok"/>
        </w:rPr>
        <w:t>percent_of_workers_in_nonmetro_counties_commuting_to_central_counties_of_adjacent_metro_areas)</w:t>
      </w:r>
      <w:r>
        <w:br/>
      </w:r>
      <w:r>
        <w:br/>
      </w:r>
      <w:r>
        <w:rPr>
          <w:rStyle w:val="CommentTok"/>
        </w:rPr>
        <w:t xml:space="preserve">#Education data set </w:t>
      </w:r>
      <w:r>
        <w:br/>
      </w:r>
      <w:r>
        <w:br/>
      </w:r>
      <w:r>
        <w:rPr>
          <w:rStyle w:val="NormalTok"/>
        </w:rPr>
        <w:t>Education</w:t>
      </w:r>
      <w:r>
        <w:rPr>
          <w:rStyle w:val="OperatorTok"/>
        </w:rPr>
        <w:t>$</w:t>
      </w:r>
      <w:r>
        <w:rPr>
          <w:rStyle w:val="NormalTok"/>
        </w:rPr>
        <w:t>fips_code &lt;-</w:t>
      </w:r>
      <w:r>
        <w:rPr>
          <w:rStyle w:val="StringTok"/>
        </w:rPr>
        <w:t xml:space="preserve"> </w:t>
      </w:r>
      <w:r>
        <w:rPr>
          <w:rStyle w:val="KeywordTok"/>
        </w:rPr>
        <w:t>as.numeric</w:t>
      </w:r>
      <w:r>
        <w:rPr>
          <w:rStyle w:val="NormalTok"/>
        </w:rPr>
        <w:t>(Education</w:t>
      </w:r>
      <w:r>
        <w:rPr>
          <w:rStyle w:val="OperatorTok"/>
        </w:rPr>
        <w:t>$</w:t>
      </w:r>
      <w:r>
        <w:rPr>
          <w:rStyle w:val="NormalTok"/>
        </w:rPr>
        <w:t xml:space="preserve">fips_code, </w:t>
      </w:r>
      <w:r>
        <w:rPr>
          <w:rStyle w:val="DataTypeTok"/>
        </w:rPr>
        <w:t>na.rm =</w:t>
      </w:r>
      <w:r>
        <w:rPr>
          <w:rStyle w:val="NormalTok"/>
        </w:rPr>
        <w:t xml:space="preserve"> </w:t>
      </w:r>
      <w:r>
        <w:rPr>
          <w:rStyle w:val="OtherTok"/>
        </w:rPr>
        <w:t>TRUE</w:t>
      </w:r>
      <w:r>
        <w:rPr>
          <w:rStyle w:val="NormalTok"/>
        </w:rPr>
        <w:t>)</w:t>
      </w:r>
      <w:r>
        <w:br/>
      </w:r>
      <w:r>
        <w:br/>
      </w:r>
      <w:r>
        <w:rPr>
          <w:rStyle w:val="NormalTok"/>
        </w:rPr>
        <w:t>Education &lt;-</w:t>
      </w:r>
      <w:r>
        <w:rPr>
          <w:rStyle w:val="StringTok"/>
        </w:rPr>
        <w:t xml:space="preserve"> </w:t>
      </w:r>
      <w:r>
        <w:rPr>
          <w:rStyle w:val="NormalTok"/>
        </w:rPr>
        <w:t xml:space="preserve">Education </w:t>
      </w:r>
      <w:r>
        <w:rPr>
          <w:rStyle w:val="OperatorTok"/>
        </w:rPr>
        <w:t>%&gt;%</w:t>
      </w:r>
      <w:r>
        <w:rPr>
          <w:rStyle w:val="StringTok"/>
        </w:rPr>
        <w:t xml:space="preserve"> </w:t>
      </w:r>
      <w:r>
        <w:br/>
      </w:r>
      <w:r>
        <w:rPr>
          <w:rStyle w:val="KeywordTok"/>
        </w:rPr>
        <w:t>select</w:t>
      </w:r>
      <w:r>
        <w:rPr>
          <w:rStyle w:val="NormalTok"/>
        </w:rPr>
        <w:t xml:space="preserve">(fips_code, </w:t>
      </w:r>
      <w:r>
        <w:rPr>
          <w:rStyle w:val="KeywordTok"/>
        </w:rPr>
        <w:t>starts_with</w:t>
      </w:r>
      <w:r>
        <w:rPr>
          <w:rStyle w:val="NormalTok"/>
        </w:rPr>
        <w:t>(</w:t>
      </w:r>
      <w:r>
        <w:rPr>
          <w:rStyle w:val="StringTok"/>
        </w:rPr>
        <w:t>"percent"</w:t>
      </w:r>
      <w:r>
        <w:rPr>
          <w:rStyle w:val="NormalTok"/>
        </w:rPr>
        <w:t>))</w:t>
      </w:r>
      <w:r>
        <w:br/>
      </w:r>
      <w:r>
        <w:br/>
      </w:r>
      <w:r>
        <w:br/>
      </w:r>
      <w:r>
        <w:rPr>
          <w:rStyle w:val="KeywordTok"/>
        </w:rPr>
        <w:t>glimpse</w:t>
      </w:r>
      <w:r>
        <w:rPr>
          <w:rStyle w:val="NormalTok"/>
        </w:rPr>
        <w:t>(Education)</w:t>
      </w:r>
    </w:p>
    <w:p w14:paraId="4B0BAC78" w14:textId="1D41B320" w:rsidR="00A32A4C" w:rsidRDefault="00A93217" w:rsidP="008D6A25">
      <w:pPr>
        <w:pStyle w:val="SourceCode"/>
      </w:pPr>
      <w:r>
        <w:rPr>
          <w:rStyle w:val="CommentTok"/>
        </w:rPr>
        <w:t xml:space="preserve">#What group am I interested in? %percent of adults with </w:t>
      </w:r>
      <w:proofErr w:type="spellStart"/>
      <w:r>
        <w:rPr>
          <w:rStyle w:val="CommentTok"/>
        </w:rPr>
        <w:t>percent_of_adults_with_a_bachelors_degree_or_higher</w:t>
      </w:r>
      <w:proofErr w:type="spellEnd"/>
      <w:r>
        <w:br/>
      </w:r>
      <w:r>
        <w:br/>
      </w:r>
      <w:r>
        <w:rPr>
          <w:rStyle w:val="NormalTok"/>
        </w:rPr>
        <w:t>Education &lt;-</w:t>
      </w:r>
      <w:r>
        <w:rPr>
          <w:rStyle w:val="StringTok"/>
        </w:rPr>
        <w:t xml:space="preserve"> </w:t>
      </w:r>
      <w:r>
        <w:rPr>
          <w:rStyle w:val="NormalTok"/>
        </w:rPr>
        <w:t xml:space="preserve">Education </w:t>
      </w:r>
      <w:r>
        <w:rPr>
          <w:rStyle w:val="OperatorTok"/>
        </w:rPr>
        <w:t>%&gt;%</w:t>
      </w:r>
      <w:r>
        <w:rPr>
          <w:rStyle w:val="StringTok"/>
        </w:rPr>
        <w:t xml:space="preserve"> </w:t>
      </w:r>
      <w:r>
        <w:br/>
      </w:r>
      <w:r>
        <w:rPr>
          <w:rStyle w:val="KeywordTok"/>
        </w:rPr>
        <w:t>rename</w:t>
      </w:r>
      <w:r>
        <w:rPr>
          <w:rStyle w:val="NormalTok"/>
        </w:rPr>
        <w:t xml:space="preserve"> (</w:t>
      </w:r>
      <w:r>
        <w:rPr>
          <w:rStyle w:val="DataTypeTok"/>
        </w:rPr>
        <w:t>percent_of_adults_with_a_bachelors_degree_or_higher_1970 =</w:t>
      </w:r>
      <w:r>
        <w:rPr>
          <w:rStyle w:val="NormalTok"/>
        </w:rPr>
        <w:t xml:space="preserve"> percent_of_adults_completing_four_years_of_college_or_higher_</w:t>
      </w:r>
      <w:r>
        <w:rPr>
          <w:rStyle w:val="DecValTok"/>
        </w:rPr>
        <w:t>1970</w:t>
      </w:r>
      <w:r>
        <w:rPr>
          <w:rStyle w:val="NormalTok"/>
        </w:rPr>
        <w:t xml:space="preserve">, </w:t>
      </w:r>
      <w:r>
        <w:rPr>
          <w:rStyle w:val="DataTypeTok"/>
        </w:rPr>
        <w:t>percent_of_adults_with_a_bachelors_degree_or_higher_1980 =</w:t>
      </w:r>
      <w:r>
        <w:rPr>
          <w:rStyle w:val="NormalTok"/>
        </w:rPr>
        <w:t xml:space="preserve"> percent_of_adults_completing_four_years_of_college_or_higher_</w:t>
      </w:r>
      <w:r>
        <w:rPr>
          <w:rStyle w:val="DecValTok"/>
        </w:rPr>
        <w:t>1980</w:t>
      </w:r>
      <w:r>
        <w:rPr>
          <w:rStyle w:val="NormalTok"/>
        </w:rPr>
        <w:t>)</w:t>
      </w:r>
      <w:r>
        <w:br/>
      </w:r>
      <w:r>
        <w:br/>
      </w:r>
      <w:r>
        <w:rPr>
          <w:rStyle w:val="CommentTok"/>
        </w:rPr>
        <w:t>#note done yet</w:t>
      </w:r>
      <w:r>
        <w:br/>
      </w:r>
      <w:r>
        <w:rPr>
          <w:rStyle w:val="NormalTok"/>
        </w:rPr>
        <w:t>Education &lt;-</w:t>
      </w:r>
      <w:r>
        <w:rPr>
          <w:rStyle w:val="StringTok"/>
        </w:rPr>
        <w:t xml:space="preserve"> </w:t>
      </w:r>
      <w:r>
        <w:rPr>
          <w:rStyle w:val="NormalTok"/>
        </w:rPr>
        <w:t xml:space="preserve">Education </w:t>
      </w:r>
      <w:r>
        <w:rPr>
          <w:rStyle w:val="OperatorTok"/>
        </w:rPr>
        <w:t>%&gt;%</w:t>
      </w:r>
      <w:r>
        <w:br/>
      </w:r>
      <w:r>
        <w:rPr>
          <w:rStyle w:val="StringTok"/>
        </w:rPr>
        <w:t xml:space="preserve">  </w:t>
      </w:r>
      <w:proofErr w:type="spellStart"/>
      <w:r>
        <w:rPr>
          <w:rStyle w:val="KeywordTok"/>
        </w:rPr>
        <w:t>pivot_longer</w:t>
      </w:r>
      <w:proofErr w:type="spellEnd"/>
      <w:r>
        <w:rPr>
          <w:rStyle w:val="NormalTok"/>
        </w:rPr>
        <w:t>(</w:t>
      </w:r>
      <w:proofErr w:type="spellStart"/>
      <w:r>
        <w:rPr>
          <w:rStyle w:val="DataTypeTok"/>
        </w:rPr>
        <w:t>names_to</w:t>
      </w:r>
      <w:proofErr w:type="spellEnd"/>
      <w:r>
        <w:rPr>
          <w:rStyle w:val="DataTypeTok"/>
        </w:rPr>
        <w:t>=</w:t>
      </w:r>
      <w:ins w:id="66" w:author="Sanne Smith" w:date="2021-03-09T14:19:00Z">
        <w:r w:rsidR="001700E0" w:rsidDel="001700E0">
          <w:rPr>
            <w:rStyle w:val="KeywordTok"/>
          </w:rPr>
          <w:t xml:space="preserve"> </w:t>
        </w:r>
      </w:ins>
      <w:del w:id="67" w:author="Sanne Smith" w:date="2021-03-09T14:19:00Z">
        <w:r w:rsidDel="001700E0">
          <w:rPr>
            <w:rStyle w:val="KeywordTok"/>
          </w:rPr>
          <w:delText>c</w:delText>
        </w:r>
        <w:r w:rsidDel="001700E0">
          <w:rPr>
            <w:rStyle w:val="NormalTok"/>
          </w:rPr>
          <w:delText>(</w:delText>
        </w:r>
      </w:del>
      <w:r>
        <w:rPr>
          <w:rStyle w:val="StringTok"/>
        </w:rPr>
        <w:t>'education'</w:t>
      </w:r>
      <w:del w:id="68" w:author="Sanne Smith" w:date="2021-03-09T14:19:00Z">
        <w:r w:rsidDel="001700E0">
          <w:rPr>
            <w:rStyle w:val="NormalTok"/>
          </w:rPr>
          <w:delText>)</w:delText>
        </w:r>
      </w:del>
      <w:r>
        <w:rPr>
          <w:rStyle w:val="NormalTok"/>
        </w:rPr>
        <w:t xml:space="preserve">, </w:t>
      </w:r>
      <w:proofErr w:type="spellStart"/>
      <w:r>
        <w:rPr>
          <w:rStyle w:val="DataTypeTok"/>
        </w:rPr>
        <w:t>values_to</w:t>
      </w:r>
      <w:proofErr w:type="spellEnd"/>
      <w:r>
        <w:rPr>
          <w:rStyle w:val="DataTypeTok"/>
        </w:rPr>
        <w:t>=</w:t>
      </w:r>
      <w:r>
        <w:rPr>
          <w:rStyle w:val="StringTok"/>
        </w:rPr>
        <w:t>'value'</w:t>
      </w:r>
      <w:r>
        <w:rPr>
          <w:rStyle w:val="NormalTok"/>
        </w:rPr>
        <w:t xml:space="preserve">, </w:t>
      </w:r>
      <w:r>
        <w:rPr>
          <w:rStyle w:val="DataTypeTok"/>
        </w:rPr>
        <w:t>cols=</w:t>
      </w:r>
      <w:r>
        <w:rPr>
          <w:rStyle w:val="NormalTok"/>
        </w:rPr>
        <w:t xml:space="preserve"> </w:t>
      </w:r>
      <w:proofErr w:type="spellStart"/>
      <w:r>
        <w:rPr>
          <w:rStyle w:val="KeywordTok"/>
        </w:rPr>
        <w:t>starts_with</w:t>
      </w:r>
      <w:proofErr w:type="spellEnd"/>
      <w:r>
        <w:rPr>
          <w:rStyle w:val="NormalTok"/>
        </w:rPr>
        <w:t>(</w:t>
      </w:r>
      <w:r>
        <w:rPr>
          <w:rStyle w:val="StringTok"/>
        </w:rPr>
        <w:t>"percent"</w:t>
      </w:r>
      <w:r>
        <w:rPr>
          <w:rStyle w:val="NormalTok"/>
        </w:rPr>
        <w:t>))</w:t>
      </w:r>
      <w:r>
        <w:br/>
      </w:r>
      <w:r>
        <w:rPr>
          <w:rStyle w:val="NormalTok"/>
        </w:rPr>
        <w:t xml:space="preserve">  </w:t>
      </w:r>
    </w:p>
    <w:p w14:paraId="19E4552F" w14:textId="77777777" w:rsidR="00A32A4C" w:rsidRDefault="00A93217">
      <w:pPr>
        <w:pStyle w:val="SourceCode"/>
      </w:pPr>
      <w:r>
        <w:rPr>
          <w:rStyle w:val="NormalTok"/>
        </w:rPr>
        <w:t>Education &lt;-</w:t>
      </w:r>
      <w:r>
        <w:rPr>
          <w:rStyle w:val="StringTok"/>
        </w:rPr>
        <w:t xml:space="preserve"> </w:t>
      </w:r>
      <w:r>
        <w:rPr>
          <w:rStyle w:val="NormalTok"/>
        </w:rPr>
        <w:t xml:space="preserve">Education </w:t>
      </w:r>
      <w:r>
        <w:rPr>
          <w:rStyle w:val="OperatorTok"/>
        </w:rPr>
        <w:t>%&gt;%</w:t>
      </w:r>
      <w:r>
        <w:rPr>
          <w:rStyle w:val="StringTok"/>
        </w:rPr>
        <w:t xml:space="preserve"> </w:t>
      </w:r>
      <w:r>
        <w:rPr>
          <w:rStyle w:val="KeywordTok"/>
        </w:rPr>
        <w:t>filter</w:t>
      </w:r>
      <w:r>
        <w:rPr>
          <w:rStyle w:val="NormalTok"/>
        </w:rPr>
        <w:t>(</w:t>
      </w:r>
      <w:r>
        <w:rPr>
          <w:rStyle w:val="KeywordTok"/>
        </w:rPr>
        <w:t>str_detect</w:t>
      </w:r>
      <w:r>
        <w:rPr>
          <w:rStyle w:val="NormalTok"/>
        </w:rPr>
        <w:t xml:space="preserve">(education, </w:t>
      </w:r>
      <w:r>
        <w:rPr>
          <w:rStyle w:val="StringTok"/>
        </w:rPr>
        <w:t>"bachelors"</w:t>
      </w:r>
      <w:r>
        <w:rPr>
          <w:rStyle w:val="NormalTok"/>
        </w:rPr>
        <w:t>))</w:t>
      </w:r>
      <w:r>
        <w:br/>
      </w:r>
      <w:r>
        <w:br/>
      </w:r>
      <w:r>
        <w:rPr>
          <w:rStyle w:val="NormalTok"/>
        </w:rPr>
        <w:t xml:space="preserve">  </w:t>
      </w:r>
      <w:r>
        <w:br/>
      </w:r>
      <w:r>
        <w:rPr>
          <w:rStyle w:val="NormalTok"/>
        </w:rPr>
        <w:t xml:space="preserve"> Education &lt;-</w:t>
      </w:r>
      <w:r>
        <w:rPr>
          <w:rStyle w:val="StringTok"/>
        </w:rPr>
        <w:t xml:space="preserve"> </w:t>
      </w:r>
      <w:r>
        <w:rPr>
          <w:rStyle w:val="NormalTok"/>
        </w:rPr>
        <w:t xml:space="preserve">Education </w:t>
      </w:r>
      <w:r>
        <w:rPr>
          <w:rStyle w:val="OperatorTok"/>
        </w:rPr>
        <w:t>%&gt;%</w:t>
      </w:r>
      <w:r>
        <w:br/>
      </w:r>
      <w:r>
        <w:rPr>
          <w:rStyle w:val="StringTok"/>
        </w:rPr>
        <w:t xml:space="preserve">     </w:t>
      </w:r>
      <w:r>
        <w:rPr>
          <w:rStyle w:val="KeywordTok"/>
        </w:rPr>
        <w:t>mutate</w:t>
      </w:r>
      <w:r>
        <w:rPr>
          <w:rStyle w:val="NormalTok"/>
        </w:rPr>
        <w:t>(</w:t>
      </w:r>
      <w:r>
        <w:rPr>
          <w:rStyle w:val="DataTypeTok"/>
        </w:rPr>
        <w:t>year =</w:t>
      </w:r>
      <w:r>
        <w:rPr>
          <w:rStyle w:val="NormalTok"/>
        </w:rPr>
        <w:t xml:space="preserve"> </w:t>
      </w:r>
      <w:r>
        <w:rPr>
          <w:rStyle w:val="KeywordTok"/>
        </w:rPr>
        <w:t>str_remove_all</w:t>
      </w:r>
      <w:r>
        <w:rPr>
          <w:rStyle w:val="NormalTok"/>
        </w:rPr>
        <w:t xml:space="preserve">(education, </w:t>
      </w:r>
      <w:r>
        <w:rPr>
          <w:rStyle w:val="DataTypeTok"/>
        </w:rPr>
        <w:t>pattern =</w:t>
      </w:r>
      <w:r>
        <w:rPr>
          <w:rStyle w:val="StringTok"/>
        </w:rPr>
        <w:t>"[[:alpha:]]"</w:t>
      </w:r>
      <w:r>
        <w:rPr>
          <w:rStyle w:val="NormalTok"/>
        </w:rPr>
        <w:t xml:space="preserve">)) </w:t>
      </w:r>
      <w:r>
        <w:br/>
      </w:r>
      <w:r>
        <w:rPr>
          <w:rStyle w:val="NormalTok"/>
        </w:rPr>
        <w:t xml:space="preserve">     </w:t>
      </w:r>
      <w:r>
        <w:br/>
      </w:r>
      <w:r>
        <w:rPr>
          <w:rStyle w:val="KeywordTok"/>
        </w:rPr>
        <w:t>unique</w:t>
      </w:r>
      <w:r>
        <w:rPr>
          <w:rStyle w:val="NormalTok"/>
        </w:rPr>
        <w:t>(Education</w:t>
      </w:r>
      <w:r>
        <w:rPr>
          <w:rStyle w:val="OperatorTok"/>
        </w:rPr>
        <w:t>$</w:t>
      </w:r>
      <w:r>
        <w:rPr>
          <w:rStyle w:val="NormalTok"/>
        </w:rPr>
        <w:t>year)</w:t>
      </w:r>
    </w:p>
    <w:p w14:paraId="67A49A87" w14:textId="77777777" w:rsidR="00A32A4C" w:rsidRDefault="00A93217">
      <w:pPr>
        <w:pStyle w:val="SourceCode"/>
      </w:pPr>
      <w:r>
        <w:rPr>
          <w:rStyle w:val="VerbatimChar"/>
        </w:rPr>
        <w:lastRenderedPageBreak/>
        <w:t xml:space="preserve">## [1] "_________1970"    "_________1980"    "_________1990"    "_________2000"   </w:t>
      </w:r>
      <w:r>
        <w:br/>
      </w:r>
      <w:r>
        <w:rPr>
          <w:rStyle w:val="VerbatimChar"/>
        </w:rPr>
        <w:t>## [5] "_________2014_18"</w:t>
      </w:r>
    </w:p>
    <w:p w14:paraId="30C91E90" w14:textId="77777777" w:rsidR="00A32A4C" w:rsidRDefault="00A93217">
      <w:pPr>
        <w:pStyle w:val="SourceCode"/>
      </w:pPr>
      <w:r>
        <w:rPr>
          <w:rStyle w:val="KeywordTok"/>
        </w:rPr>
        <w:t>table</w:t>
      </w:r>
      <w:r>
        <w:rPr>
          <w:rStyle w:val="NormalTok"/>
        </w:rPr>
        <w:t>(Education</w:t>
      </w:r>
      <w:r>
        <w:rPr>
          <w:rStyle w:val="OperatorTok"/>
        </w:rPr>
        <w:t>$</w:t>
      </w:r>
      <w:r>
        <w:rPr>
          <w:rStyle w:val="NormalTok"/>
        </w:rPr>
        <w:t>year)</w:t>
      </w:r>
    </w:p>
    <w:p w14:paraId="2EA634E8" w14:textId="77777777" w:rsidR="00A32A4C" w:rsidRDefault="00A93217">
      <w:pPr>
        <w:pStyle w:val="SourceCode"/>
      </w:pPr>
      <w:r>
        <w:rPr>
          <w:rStyle w:val="VerbatimChar"/>
        </w:rPr>
        <w:t xml:space="preserve">## </w:t>
      </w:r>
      <w:r>
        <w:br/>
      </w:r>
      <w:r>
        <w:rPr>
          <w:rStyle w:val="VerbatimChar"/>
        </w:rPr>
        <w:t xml:space="preserve">##    _________1970    _________1980    _________1990    _________2000 </w:t>
      </w:r>
      <w:r>
        <w:br/>
      </w:r>
      <w:r>
        <w:rPr>
          <w:rStyle w:val="VerbatimChar"/>
        </w:rPr>
        <w:t xml:space="preserve">##             3283             3283             3283             3283 </w:t>
      </w:r>
      <w:r>
        <w:br/>
      </w:r>
      <w:r>
        <w:rPr>
          <w:rStyle w:val="VerbatimChar"/>
        </w:rPr>
        <w:t xml:space="preserve">## _________2014_18 </w:t>
      </w:r>
      <w:r>
        <w:br/>
      </w:r>
      <w:r>
        <w:rPr>
          <w:rStyle w:val="VerbatimChar"/>
        </w:rPr>
        <w:t>##             3283</w:t>
      </w:r>
    </w:p>
    <w:p w14:paraId="2A3FFD8F" w14:textId="7CF171AF" w:rsidR="001700E0" w:rsidRDefault="00A93217">
      <w:pPr>
        <w:pStyle w:val="SourceCode"/>
        <w:rPr>
          <w:ins w:id="69" w:author="Sanne Smith" w:date="2021-03-09T14:21:00Z"/>
        </w:rPr>
      </w:pPr>
      <w:r>
        <w:rPr>
          <w:rStyle w:val="NormalTok"/>
        </w:rPr>
        <w:t>Education &lt;-</w:t>
      </w:r>
      <w:r>
        <w:rPr>
          <w:rStyle w:val="StringTok"/>
        </w:rPr>
        <w:t xml:space="preserve"> </w:t>
      </w:r>
      <w:r>
        <w:rPr>
          <w:rStyle w:val="NormalTok"/>
        </w:rPr>
        <w:t xml:space="preserve">Education </w:t>
      </w:r>
      <w:r>
        <w:rPr>
          <w:rStyle w:val="OperatorTok"/>
        </w:rPr>
        <w:t>%&gt;%</w:t>
      </w:r>
      <w:r>
        <w:br/>
      </w:r>
      <w:r>
        <w:rPr>
          <w:rStyle w:val="StringTok"/>
        </w:rPr>
        <w:t xml:space="preserve">  </w:t>
      </w:r>
      <w:r>
        <w:rPr>
          <w:rStyle w:val="KeywordTok"/>
        </w:rPr>
        <w:t>mutate</w:t>
      </w:r>
      <w:r>
        <w:rPr>
          <w:rStyle w:val="NormalTok"/>
        </w:rPr>
        <w:t>(</w:t>
      </w:r>
      <w:r>
        <w:rPr>
          <w:rStyle w:val="DataTypeTok"/>
        </w:rPr>
        <w:t>year =</w:t>
      </w:r>
      <w:r>
        <w:rPr>
          <w:rStyle w:val="NormalTok"/>
        </w:rPr>
        <w:t xml:space="preserve"> </w:t>
      </w:r>
      <w:proofErr w:type="spellStart"/>
      <w:r>
        <w:rPr>
          <w:rStyle w:val="KeywordTok"/>
        </w:rPr>
        <w:t>case_when</w:t>
      </w:r>
      <w:proofErr w:type="spellEnd"/>
      <w:r>
        <w:rPr>
          <w:rStyle w:val="NormalTok"/>
        </w:rPr>
        <w:t>(</w:t>
      </w:r>
      <w:r>
        <w:br/>
      </w:r>
      <w:r>
        <w:rPr>
          <w:rStyle w:val="NormalTok"/>
        </w:rPr>
        <w:t xml:space="preserve">  year </w:t>
      </w:r>
      <w:r>
        <w:rPr>
          <w:rStyle w:val="OperatorTok"/>
        </w:rPr>
        <w:t>==</w:t>
      </w:r>
      <w:r>
        <w:rPr>
          <w:rStyle w:val="StringTok"/>
        </w:rPr>
        <w:t xml:space="preserve"> "_________1970"</w:t>
      </w:r>
      <w:r>
        <w:rPr>
          <w:rStyle w:val="NormalTok"/>
        </w:rPr>
        <w:t xml:space="preserve"> </w:t>
      </w:r>
      <w:r>
        <w:rPr>
          <w:rStyle w:val="OperatorTok"/>
        </w:rPr>
        <w:t>~</w:t>
      </w:r>
      <w:r>
        <w:rPr>
          <w:rStyle w:val="StringTok"/>
        </w:rPr>
        <w:t xml:space="preserve"> </w:t>
      </w:r>
      <w:r>
        <w:rPr>
          <w:rStyle w:val="DecValTok"/>
        </w:rPr>
        <w:t>1974</w:t>
      </w:r>
      <w:r>
        <w:rPr>
          <w:rStyle w:val="NormalTok"/>
        </w:rPr>
        <w:t>,</w:t>
      </w:r>
      <w:r>
        <w:br/>
      </w:r>
      <w:r>
        <w:rPr>
          <w:rStyle w:val="NormalTok"/>
        </w:rPr>
        <w:t xml:space="preserve">  year </w:t>
      </w:r>
      <w:r>
        <w:rPr>
          <w:rStyle w:val="OperatorTok"/>
        </w:rPr>
        <w:t>==</w:t>
      </w:r>
      <w:r>
        <w:rPr>
          <w:rStyle w:val="StringTok"/>
        </w:rPr>
        <w:t xml:space="preserve"> "_________1980"</w:t>
      </w:r>
      <w:r>
        <w:rPr>
          <w:rStyle w:val="NormalTok"/>
        </w:rPr>
        <w:t xml:space="preserve"> </w:t>
      </w:r>
      <w:r>
        <w:rPr>
          <w:rStyle w:val="OperatorTok"/>
        </w:rPr>
        <w:t>~</w:t>
      </w:r>
      <w:r>
        <w:rPr>
          <w:rStyle w:val="StringTok"/>
        </w:rPr>
        <w:t xml:space="preserve"> </w:t>
      </w:r>
      <w:r>
        <w:rPr>
          <w:rStyle w:val="DecValTok"/>
        </w:rPr>
        <w:t>1983</w:t>
      </w:r>
      <w:r>
        <w:rPr>
          <w:rStyle w:val="NormalTok"/>
        </w:rPr>
        <w:t xml:space="preserve">, </w:t>
      </w:r>
      <w:r>
        <w:br/>
      </w:r>
      <w:r>
        <w:rPr>
          <w:rStyle w:val="NormalTok"/>
        </w:rPr>
        <w:t xml:space="preserve">  year </w:t>
      </w:r>
      <w:r>
        <w:rPr>
          <w:rStyle w:val="OperatorTok"/>
        </w:rPr>
        <w:t>==</w:t>
      </w:r>
      <w:r>
        <w:rPr>
          <w:rStyle w:val="StringTok"/>
        </w:rPr>
        <w:t xml:space="preserve"> "_________1990"</w:t>
      </w:r>
      <w:r>
        <w:rPr>
          <w:rStyle w:val="NormalTok"/>
        </w:rPr>
        <w:t xml:space="preserve"> </w:t>
      </w:r>
      <w:r>
        <w:rPr>
          <w:rStyle w:val="OperatorTok"/>
        </w:rPr>
        <w:t>~</w:t>
      </w:r>
      <w:r>
        <w:rPr>
          <w:rStyle w:val="StringTok"/>
        </w:rPr>
        <w:t xml:space="preserve"> </w:t>
      </w:r>
      <w:r>
        <w:rPr>
          <w:rStyle w:val="DecValTok"/>
        </w:rPr>
        <w:t>1993</w:t>
      </w:r>
      <w:r>
        <w:rPr>
          <w:rStyle w:val="NormalTok"/>
        </w:rPr>
        <w:t>,</w:t>
      </w:r>
      <w:r>
        <w:br/>
      </w:r>
      <w:r>
        <w:rPr>
          <w:rStyle w:val="NormalTok"/>
        </w:rPr>
        <w:t xml:space="preserve">  year </w:t>
      </w:r>
      <w:r>
        <w:rPr>
          <w:rStyle w:val="OperatorTok"/>
        </w:rPr>
        <w:t>==</w:t>
      </w:r>
      <w:r>
        <w:rPr>
          <w:rStyle w:val="StringTok"/>
        </w:rPr>
        <w:t xml:space="preserve"> "_________2000"</w:t>
      </w:r>
      <w:r>
        <w:rPr>
          <w:rStyle w:val="NormalTok"/>
        </w:rPr>
        <w:t xml:space="preserve"> </w:t>
      </w:r>
      <w:r>
        <w:rPr>
          <w:rStyle w:val="OperatorTok"/>
        </w:rPr>
        <w:t>~</w:t>
      </w:r>
      <w:r>
        <w:rPr>
          <w:rStyle w:val="StringTok"/>
        </w:rPr>
        <w:t xml:space="preserve"> </w:t>
      </w:r>
      <w:r>
        <w:rPr>
          <w:rStyle w:val="DecValTok"/>
        </w:rPr>
        <w:t>2003</w:t>
      </w:r>
      <w:r>
        <w:rPr>
          <w:rStyle w:val="NormalTok"/>
        </w:rPr>
        <w:t xml:space="preserve">, </w:t>
      </w:r>
      <w:r>
        <w:br/>
      </w:r>
      <w:r>
        <w:rPr>
          <w:rStyle w:val="NormalTok"/>
        </w:rPr>
        <w:t xml:space="preserve">  year </w:t>
      </w:r>
      <w:r>
        <w:rPr>
          <w:rStyle w:val="OperatorTok"/>
        </w:rPr>
        <w:t>==</w:t>
      </w:r>
      <w:r>
        <w:rPr>
          <w:rStyle w:val="StringTok"/>
        </w:rPr>
        <w:t xml:space="preserve"> "_________2014_18"</w:t>
      </w:r>
      <w:r>
        <w:rPr>
          <w:rStyle w:val="NormalTok"/>
        </w:rPr>
        <w:t xml:space="preserve"> </w:t>
      </w:r>
      <w:r>
        <w:rPr>
          <w:rStyle w:val="OperatorTok"/>
        </w:rPr>
        <w:t>~</w:t>
      </w:r>
      <w:r>
        <w:rPr>
          <w:rStyle w:val="StringTok"/>
        </w:rPr>
        <w:t xml:space="preserve"> </w:t>
      </w:r>
      <w:r>
        <w:rPr>
          <w:rStyle w:val="DecValTok"/>
        </w:rPr>
        <w:t>2013</w:t>
      </w:r>
      <w:r>
        <w:rPr>
          <w:rStyle w:val="NormalTok"/>
        </w:rPr>
        <w:t>))</w:t>
      </w:r>
      <w:r>
        <w:br/>
      </w:r>
      <w:r>
        <w:br/>
      </w:r>
      <w:r>
        <w:br/>
      </w:r>
      <w:ins w:id="70" w:author="Sanne Smith" w:date="2021-03-09T14:21:00Z">
        <w:r w:rsidR="001700E0">
          <w:t>yeah this did not really work as intend</w:t>
        </w:r>
      </w:ins>
      <w:ins w:id="71" w:author="Sanne Smith" w:date="2021-03-09T14:25:00Z">
        <w:r w:rsidR="0027345E">
          <w:t>ed</w:t>
        </w:r>
      </w:ins>
    </w:p>
    <w:p w14:paraId="634D5D26" w14:textId="2F37D293" w:rsidR="001700E0" w:rsidRDefault="001700E0">
      <w:pPr>
        <w:pStyle w:val="SourceCode"/>
        <w:rPr>
          <w:ins w:id="72" w:author="Sanne Smith" w:date="2021-03-09T14:21:00Z"/>
        </w:rPr>
      </w:pPr>
      <w:ins w:id="73" w:author="Sanne Smith" w:date="2021-03-09T14:21:00Z">
        <w:r>
          <w:t>Alternatives</w:t>
        </w:r>
      </w:ins>
    </w:p>
    <w:p w14:paraId="36E3D999" w14:textId="77777777" w:rsidR="001700E0" w:rsidRDefault="001700E0" w:rsidP="001700E0">
      <w:pPr>
        <w:pStyle w:val="SourceCode"/>
        <w:rPr>
          <w:ins w:id="74" w:author="Sanne Smith" w:date="2021-03-09T14:21:00Z"/>
        </w:rPr>
      </w:pPr>
      <w:ins w:id="75" w:author="Sanne Smith" w:date="2021-03-09T14:21:00Z">
        <w:r>
          <w:t xml:space="preserve">year = </w:t>
        </w:r>
        <w:proofErr w:type="spellStart"/>
        <w:r>
          <w:t>str_extract</w:t>
        </w:r>
        <w:proofErr w:type="spellEnd"/>
        <w:r>
          <w:t xml:space="preserve">(variable, </w:t>
        </w:r>
      </w:ins>
    </w:p>
    <w:p w14:paraId="382AE8C5" w14:textId="77777777" w:rsidR="001700E0" w:rsidRDefault="001700E0" w:rsidP="001700E0">
      <w:pPr>
        <w:pStyle w:val="SourceCode"/>
        <w:rPr>
          <w:ins w:id="76" w:author="Sanne Smith" w:date="2021-03-09T14:21:00Z"/>
        </w:rPr>
      </w:pPr>
      <w:ins w:id="77" w:author="Sanne Smith" w:date="2021-03-09T14:21:00Z">
        <w:r>
          <w:t xml:space="preserve">                            "\\d{4,}...|\\d{4,}")</w:t>
        </w:r>
      </w:ins>
    </w:p>
    <w:p w14:paraId="65AB1FC2" w14:textId="77777777" w:rsidR="0027345E" w:rsidRDefault="00A93217" w:rsidP="001700E0">
      <w:pPr>
        <w:pStyle w:val="SourceCode"/>
        <w:rPr>
          <w:ins w:id="78" w:author="Sanne Smith" w:date="2021-03-09T14:26:00Z"/>
          <w:rStyle w:val="NormalTok"/>
        </w:rPr>
      </w:pPr>
      <w:r>
        <w:br/>
      </w:r>
      <w:r>
        <w:rPr>
          <w:rStyle w:val="CommentTok"/>
        </w:rPr>
        <w:t>#CAIN data</w:t>
      </w:r>
      <w:r>
        <w:br/>
      </w:r>
      <w:r>
        <w:br/>
      </w:r>
      <w:r>
        <w:rPr>
          <w:rStyle w:val="NormalTok"/>
        </w:rPr>
        <w:t>CAIN &lt;-</w:t>
      </w:r>
      <w:r>
        <w:rPr>
          <w:rStyle w:val="StringTok"/>
        </w:rPr>
        <w:t xml:space="preserve"> </w:t>
      </w:r>
      <w:r>
        <w:rPr>
          <w:rStyle w:val="KeywordTok"/>
        </w:rPr>
        <w:t>pivot_wider</w:t>
      </w:r>
      <w:r>
        <w:rPr>
          <w:rStyle w:val="NormalTok"/>
        </w:rPr>
        <w:t>(</w:t>
      </w:r>
      <w:r>
        <w:br/>
      </w:r>
      <w:r>
        <w:rPr>
          <w:rStyle w:val="NormalTok"/>
        </w:rPr>
        <w:t xml:space="preserve">  CAIN,</w:t>
      </w:r>
      <w:r>
        <w:br/>
      </w:r>
      <w:r>
        <w:rPr>
          <w:rStyle w:val="NormalTok"/>
        </w:rPr>
        <w:t xml:space="preserve">  </w:t>
      </w:r>
      <w:r>
        <w:rPr>
          <w:rStyle w:val="DataTypeTok"/>
        </w:rPr>
        <w:t>id_cols =</w:t>
      </w:r>
      <w:r>
        <w:rPr>
          <w:rStyle w:val="NormalTok"/>
        </w:rPr>
        <w:t xml:space="preserve"> </w:t>
      </w:r>
      <w:r>
        <w:rPr>
          <w:rStyle w:val="OtherTok"/>
        </w:rPr>
        <w:t>NULL</w:t>
      </w:r>
      <w:r>
        <w:rPr>
          <w:rStyle w:val="NormalTok"/>
        </w:rPr>
        <w:t>,</w:t>
      </w:r>
      <w:r>
        <w:br/>
      </w:r>
      <w:r>
        <w:rPr>
          <w:rStyle w:val="NormalTok"/>
        </w:rPr>
        <w:t xml:space="preserve">  </w:t>
      </w:r>
      <w:r>
        <w:rPr>
          <w:rStyle w:val="DataTypeTok"/>
        </w:rPr>
        <w:t>names_from =</w:t>
      </w:r>
      <w:r>
        <w:rPr>
          <w:rStyle w:val="NormalTok"/>
        </w:rPr>
        <w:t xml:space="preserve"> description,</w:t>
      </w:r>
      <w:r>
        <w:br/>
      </w:r>
      <w:r>
        <w:rPr>
          <w:rStyle w:val="NormalTok"/>
        </w:rPr>
        <w:t xml:space="preserve">  </w:t>
      </w:r>
      <w:r>
        <w:rPr>
          <w:rStyle w:val="DataTypeTok"/>
        </w:rPr>
        <w:t>names_sep =</w:t>
      </w:r>
      <w:r>
        <w:rPr>
          <w:rStyle w:val="NormalTok"/>
        </w:rPr>
        <w:t xml:space="preserve"> </w:t>
      </w:r>
      <w:r>
        <w:rPr>
          <w:rStyle w:val="StringTok"/>
        </w:rPr>
        <w:t>"_"</w:t>
      </w:r>
      <w:r>
        <w:rPr>
          <w:rStyle w:val="NormalTok"/>
        </w:rPr>
        <w:t>,</w:t>
      </w:r>
      <w:r>
        <w:br/>
      </w:r>
      <w:r>
        <w:rPr>
          <w:rStyle w:val="NormalTok"/>
        </w:rPr>
        <w:t xml:space="preserve">  </w:t>
      </w:r>
      <w:r>
        <w:rPr>
          <w:rStyle w:val="DataTypeTok"/>
        </w:rPr>
        <w:t>values_from =</w:t>
      </w:r>
      <w:r>
        <w:rPr>
          <w:rStyle w:val="NormalTok"/>
        </w:rPr>
        <w:t xml:space="preserve"> x1969</w:t>
      </w:r>
      <w:r>
        <w:rPr>
          <w:rStyle w:val="OperatorTok"/>
        </w:rPr>
        <w:t>:</w:t>
      </w:r>
      <w:r>
        <w:rPr>
          <w:rStyle w:val="NormalTok"/>
        </w:rPr>
        <w:t>x2019)</w:t>
      </w:r>
      <w:r>
        <w:br/>
      </w:r>
      <w:r>
        <w:rPr>
          <w:rStyle w:val="NormalTok"/>
        </w:rPr>
        <w:t xml:space="preserve">  </w:t>
      </w:r>
    </w:p>
    <w:p w14:paraId="00D89737" w14:textId="77777777" w:rsidR="0027345E" w:rsidRDefault="0027345E" w:rsidP="001700E0">
      <w:pPr>
        <w:pStyle w:val="SourceCode"/>
        <w:rPr>
          <w:ins w:id="79" w:author="Sanne Smith" w:date="2021-03-09T14:26:00Z"/>
        </w:rPr>
      </w:pPr>
    </w:p>
    <w:p w14:paraId="51CEFC88" w14:textId="77777777" w:rsidR="0027345E" w:rsidRDefault="0027345E" w:rsidP="001700E0">
      <w:pPr>
        <w:pStyle w:val="SourceCode"/>
        <w:rPr>
          <w:ins w:id="80" w:author="Sanne Smith" w:date="2021-03-09T14:26:00Z"/>
        </w:rPr>
      </w:pPr>
      <w:ins w:id="81" w:author="Sanne Smith" w:date="2021-03-09T14:26:00Z">
        <w:r>
          <w:t>I see what you are doing here, but you don’t really need the values of description to become variables. You will only need one variable, so it is easier to filter for one. Example</w:t>
        </w:r>
      </w:ins>
    </w:p>
    <w:p w14:paraId="51AF0E93" w14:textId="77777777" w:rsidR="0027345E" w:rsidRDefault="0027345E" w:rsidP="0027345E">
      <w:pPr>
        <w:pStyle w:val="SourceCode"/>
        <w:rPr>
          <w:ins w:id="82" w:author="Sanne Smith" w:date="2021-03-09T14:27:00Z"/>
        </w:rPr>
      </w:pPr>
      <w:ins w:id="83" w:author="Sanne Smith" w:date="2021-03-09T14:27:00Z">
        <w:r>
          <w:t xml:space="preserve">  filter(description == "Per capita personal income (dollars) 2/")</w:t>
        </w:r>
      </w:ins>
    </w:p>
    <w:p w14:paraId="6D7ED2AE" w14:textId="77777777" w:rsidR="0027345E" w:rsidRDefault="00A93217" w:rsidP="0027345E">
      <w:pPr>
        <w:pStyle w:val="SourceCode"/>
        <w:rPr>
          <w:ins w:id="84" w:author="Sanne Smith" w:date="2021-03-09T14:29:00Z"/>
          <w:rStyle w:val="NormalTok"/>
        </w:rPr>
      </w:pPr>
      <w:r>
        <w:br/>
      </w:r>
      <w:r>
        <w:br/>
      </w:r>
      <w:r>
        <w:rPr>
          <w:rStyle w:val="NormalTok"/>
        </w:rPr>
        <w:t>CAIN &lt;-</w:t>
      </w:r>
      <w:r>
        <w:rPr>
          <w:rStyle w:val="StringTok"/>
        </w:rPr>
        <w:t xml:space="preserve"> </w:t>
      </w:r>
      <w:r>
        <w:rPr>
          <w:rStyle w:val="NormalTok"/>
        </w:rPr>
        <w:t xml:space="preserve">CAIN </w:t>
      </w:r>
      <w:r>
        <w:rPr>
          <w:rStyle w:val="OperatorTok"/>
        </w:rPr>
        <w:t>%&gt;%</w:t>
      </w:r>
      <w:r>
        <w:rPr>
          <w:rStyle w:val="StringTok"/>
        </w:rPr>
        <w:t xml:space="preserve">  </w:t>
      </w:r>
      <w:r>
        <w:rPr>
          <w:rStyle w:val="KeywordTok"/>
        </w:rPr>
        <w:t>pivot_longer</w:t>
      </w:r>
      <w:r>
        <w:rPr>
          <w:rStyle w:val="NormalTok"/>
        </w:rPr>
        <w:t>(</w:t>
      </w:r>
      <w:r>
        <w:rPr>
          <w:rStyle w:val="DataTypeTok"/>
        </w:rPr>
        <w:t>names_to=</w:t>
      </w:r>
      <w:r>
        <w:rPr>
          <w:rStyle w:val="KeywordTok"/>
        </w:rPr>
        <w:t>c</w:t>
      </w:r>
      <w:r>
        <w:rPr>
          <w:rStyle w:val="NormalTok"/>
        </w:rPr>
        <w:t>(</w:t>
      </w:r>
      <w:r>
        <w:rPr>
          <w:rStyle w:val="StringTok"/>
        </w:rPr>
        <w:t>'year'</w:t>
      </w:r>
      <w:r>
        <w:rPr>
          <w:rStyle w:val="NormalTok"/>
        </w:rPr>
        <w:t xml:space="preserve">, </w:t>
      </w:r>
      <w:r>
        <w:rPr>
          <w:rStyle w:val="StringTok"/>
        </w:rPr>
        <w:t>'measure'</w:t>
      </w:r>
      <w:r>
        <w:rPr>
          <w:rStyle w:val="NormalTok"/>
        </w:rPr>
        <w:t xml:space="preserve">), </w:t>
      </w:r>
      <w:r>
        <w:rPr>
          <w:rStyle w:val="DataTypeTok"/>
        </w:rPr>
        <w:t>values_to=</w:t>
      </w:r>
      <w:r>
        <w:rPr>
          <w:rStyle w:val="StringTok"/>
        </w:rPr>
        <w:t>'value'</w:t>
      </w:r>
      <w:r>
        <w:rPr>
          <w:rStyle w:val="NormalTok"/>
        </w:rPr>
        <w:t xml:space="preserve">, </w:t>
      </w:r>
      <w:r>
        <w:rPr>
          <w:rStyle w:val="DataTypeTok"/>
        </w:rPr>
        <w:t>names_sep=</w:t>
      </w:r>
      <w:r>
        <w:rPr>
          <w:rStyle w:val="StringTok"/>
        </w:rPr>
        <w:t>'_'</w:t>
      </w:r>
      <w:r>
        <w:rPr>
          <w:rStyle w:val="NormalTok"/>
        </w:rPr>
        <w:t xml:space="preserve">, </w:t>
      </w:r>
      <w:r>
        <w:rPr>
          <w:rStyle w:val="DataTypeTok"/>
        </w:rPr>
        <w:t>cols=</w:t>
      </w:r>
      <w:r>
        <w:rPr>
          <w:rStyle w:val="NormalTok"/>
        </w:rPr>
        <w:t xml:space="preserve"> </w:t>
      </w:r>
      <w:r>
        <w:rPr>
          <w:rStyle w:val="KeywordTok"/>
        </w:rPr>
        <w:t>starts_with</w:t>
      </w:r>
      <w:r>
        <w:rPr>
          <w:rStyle w:val="NormalTok"/>
        </w:rPr>
        <w:t>(</w:t>
      </w:r>
      <w:r>
        <w:rPr>
          <w:rStyle w:val="StringTok"/>
        </w:rPr>
        <w:t>"x"</w:t>
      </w:r>
      <w:r>
        <w:rPr>
          <w:rStyle w:val="NormalTok"/>
        </w:rPr>
        <w:t>))</w:t>
      </w:r>
    </w:p>
    <w:p w14:paraId="08EC293B" w14:textId="77777777" w:rsidR="0027345E" w:rsidRDefault="0027345E" w:rsidP="0027345E">
      <w:pPr>
        <w:pStyle w:val="SourceCode"/>
        <w:rPr>
          <w:ins w:id="85" w:author="Sanne Smith" w:date="2021-03-09T14:29:00Z"/>
        </w:rPr>
      </w:pPr>
    </w:p>
    <w:p w14:paraId="394883C5" w14:textId="7AAA0114" w:rsidR="00A32A4C" w:rsidRDefault="0027345E" w:rsidP="0027345E">
      <w:pPr>
        <w:pStyle w:val="SourceCode"/>
      </w:pPr>
      <w:ins w:id="86" w:author="Sanne Smith" w:date="2021-03-09T14:29:00Z">
        <w:r>
          <w:t>Because now you get the variable names back into variable values again! That is</w:t>
        </w:r>
      </w:ins>
      <w:ins w:id="87" w:author="Sanne Smith" w:date="2021-03-09T14:35:00Z">
        <w:r w:rsidR="00736DCC">
          <w:t>,</w:t>
        </w:r>
      </w:ins>
      <w:ins w:id="88" w:author="Sanne Smith" w:date="2021-03-09T14:29:00Z">
        <w:r>
          <w:t xml:space="preserve"> the variable measure = the old variable </w:t>
        </w:r>
      </w:ins>
      <w:ins w:id="89" w:author="Sanne Smith" w:date="2021-03-09T14:30:00Z">
        <w:r>
          <w:t>description</w:t>
        </w:r>
      </w:ins>
      <w:r w:rsidR="00A93217">
        <w:br/>
      </w:r>
      <w:r w:rsidR="00A93217">
        <w:br/>
      </w:r>
      <w:r w:rsidR="00A93217">
        <w:rPr>
          <w:rStyle w:val="NormalTok"/>
        </w:rPr>
        <w:t>CAIN &lt;-</w:t>
      </w:r>
      <w:r w:rsidR="00A93217">
        <w:rPr>
          <w:rStyle w:val="StringTok"/>
        </w:rPr>
        <w:t xml:space="preserve"> </w:t>
      </w:r>
      <w:r w:rsidR="00A93217">
        <w:rPr>
          <w:rStyle w:val="NormalTok"/>
        </w:rPr>
        <w:t xml:space="preserve">CAIN </w:t>
      </w:r>
      <w:r w:rsidR="00A93217">
        <w:rPr>
          <w:rStyle w:val="OperatorTok"/>
        </w:rPr>
        <w:t>%&gt;%</w:t>
      </w:r>
      <w:r w:rsidR="00A93217">
        <w:br/>
      </w:r>
      <w:r w:rsidR="00A93217">
        <w:rPr>
          <w:rStyle w:val="StringTok"/>
        </w:rPr>
        <w:t xml:space="preserve">  </w:t>
      </w:r>
      <w:r w:rsidR="00A93217">
        <w:rPr>
          <w:rStyle w:val="KeywordTok"/>
        </w:rPr>
        <w:t>mutate</w:t>
      </w:r>
      <w:r w:rsidR="00A93217">
        <w:rPr>
          <w:rStyle w:val="NormalTok"/>
        </w:rPr>
        <w:t>(</w:t>
      </w:r>
      <w:r w:rsidR="00A93217">
        <w:rPr>
          <w:rStyle w:val="DataTypeTok"/>
        </w:rPr>
        <w:t>year =</w:t>
      </w:r>
      <w:r w:rsidR="00A93217">
        <w:rPr>
          <w:rStyle w:val="NormalTok"/>
        </w:rPr>
        <w:t xml:space="preserve"> </w:t>
      </w:r>
      <w:r w:rsidR="00A93217">
        <w:rPr>
          <w:rStyle w:val="KeywordTok"/>
        </w:rPr>
        <w:t>str_replace_all</w:t>
      </w:r>
      <w:r w:rsidR="00A93217">
        <w:rPr>
          <w:rStyle w:val="NormalTok"/>
        </w:rPr>
        <w:t xml:space="preserve">(year, </w:t>
      </w:r>
      <w:r w:rsidR="00A93217">
        <w:rPr>
          <w:rStyle w:val="StringTok"/>
        </w:rPr>
        <w:t>"x"</w:t>
      </w:r>
      <w:r w:rsidR="00A93217">
        <w:rPr>
          <w:rStyle w:val="NormalTok"/>
        </w:rPr>
        <w:t xml:space="preserve">, </w:t>
      </w:r>
      <w:r w:rsidR="00A93217">
        <w:rPr>
          <w:rStyle w:val="StringTok"/>
        </w:rPr>
        <w:t>""</w:t>
      </w:r>
      <w:r w:rsidR="00A93217">
        <w:rPr>
          <w:rStyle w:val="NormalTok"/>
        </w:rPr>
        <w:t>))</w:t>
      </w:r>
      <w:r w:rsidR="00A93217">
        <w:br/>
      </w:r>
      <w:r w:rsidR="00A93217">
        <w:rPr>
          <w:rStyle w:val="NormalTok"/>
        </w:rPr>
        <w:t xml:space="preserve">  </w:t>
      </w:r>
      <w:r w:rsidR="00A93217">
        <w:br/>
      </w:r>
      <w:r w:rsidR="00A93217">
        <w:rPr>
          <w:rStyle w:val="KeywordTok"/>
        </w:rPr>
        <w:t>class</w:t>
      </w:r>
      <w:r w:rsidR="00A93217">
        <w:rPr>
          <w:rStyle w:val="NormalTok"/>
        </w:rPr>
        <w:t>(CAIN</w:t>
      </w:r>
      <w:r w:rsidR="00A93217">
        <w:rPr>
          <w:rStyle w:val="OperatorTok"/>
        </w:rPr>
        <w:t>$</w:t>
      </w:r>
      <w:r w:rsidR="00A93217">
        <w:rPr>
          <w:rStyle w:val="NormalTok"/>
        </w:rPr>
        <w:t>year)</w:t>
      </w:r>
    </w:p>
    <w:p w14:paraId="2DF3EE17" w14:textId="77777777" w:rsidR="00A32A4C" w:rsidRDefault="00A93217">
      <w:pPr>
        <w:pStyle w:val="SourceCode"/>
      </w:pPr>
      <w:r>
        <w:rPr>
          <w:rStyle w:val="VerbatimChar"/>
        </w:rPr>
        <w:t>## [1] "character"</w:t>
      </w:r>
    </w:p>
    <w:p w14:paraId="0201B3D0" w14:textId="77777777" w:rsidR="00A32A4C" w:rsidRDefault="00A93217">
      <w:pPr>
        <w:pStyle w:val="SourceCode"/>
      </w:pPr>
      <w:r>
        <w:rPr>
          <w:rStyle w:val="NormalTok"/>
        </w:rPr>
        <w:t>CAIN</w:t>
      </w:r>
      <w:r>
        <w:rPr>
          <w:rStyle w:val="OperatorTok"/>
        </w:rPr>
        <w:t>$</w:t>
      </w:r>
      <w:r>
        <w:rPr>
          <w:rStyle w:val="NormalTok"/>
        </w:rPr>
        <w:t>year &lt;-</w:t>
      </w:r>
      <w:r>
        <w:rPr>
          <w:rStyle w:val="StringTok"/>
        </w:rPr>
        <w:t xml:space="preserve"> </w:t>
      </w:r>
      <w:r>
        <w:rPr>
          <w:rStyle w:val="KeywordTok"/>
        </w:rPr>
        <w:t>as.numeric</w:t>
      </w:r>
      <w:r>
        <w:rPr>
          <w:rStyle w:val="NormalTok"/>
        </w:rPr>
        <w:t>(CAIN</w:t>
      </w:r>
      <w:r>
        <w:rPr>
          <w:rStyle w:val="OperatorTok"/>
        </w:rPr>
        <w:t>$</w:t>
      </w:r>
      <w:r>
        <w:rPr>
          <w:rStyle w:val="NormalTok"/>
        </w:rPr>
        <w:t>year)</w:t>
      </w:r>
      <w:r>
        <w:br/>
      </w:r>
      <w:r>
        <w:rPr>
          <w:rStyle w:val="KeywordTok"/>
        </w:rPr>
        <w:t>class</w:t>
      </w:r>
      <w:r>
        <w:rPr>
          <w:rStyle w:val="NormalTok"/>
        </w:rPr>
        <w:t>(CAIN</w:t>
      </w:r>
      <w:r>
        <w:rPr>
          <w:rStyle w:val="OperatorTok"/>
        </w:rPr>
        <w:t>$</w:t>
      </w:r>
      <w:r>
        <w:rPr>
          <w:rStyle w:val="NormalTok"/>
        </w:rPr>
        <w:t>year)</w:t>
      </w:r>
    </w:p>
    <w:p w14:paraId="165BE2AB" w14:textId="77777777" w:rsidR="00A32A4C" w:rsidRDefault="00A93217">
      <w:pPr>
        <w:pStyle w:val="SourceCode"/>
      </w:pPr>
      <w:r>
        <w:rPr>
          <w:rStyle w:val="VerbatimChar"/>
        </w:rPr>
        <w:t>## [1] "numeric"</w:t>
      </w:r>
    </w:p>
    <w:p w14:paraId="5E138520" w14:textId="77777777" w:rsidR="00A32A4C" w:rsidRDefault="00A93217">
      <w:pPr>
        <w:pStyle w:val="SourceCode"/>
      </w:pPr>
      <w:r>
        <w:rPr>
          <w:rStyle w:val="NormalTok"/>
        </w:rPr>
        <w:t>CAIN</w:t>
      </w:r>
      <w:r>
        <w:rPr>
          <w:rStyle w:val="OperatorTok"/>
        </w:rPr>
        <w:t>$</w:t>
      </w:r>
      <w:r>
        <w:rPr>
          <w:rStyle w:val="NormalTok"/>
        </w:rPr>
        <w:t>fips_code &lt;-</w:t>
      </w:r>
      <w:r>
        <w:rPr>
          <w:rStyle w:val="StringTok"/>
        </w:rPr>
        <w:t xml:space="preserve"> </w:t>
      </w:r>
      <w:r>
        <w:rPr>
          <w:rStyle w:val="KeywordTok"/>
        </w:rPr>
        <w:t>as.numeric</w:t>
      </w:r>
      <w:r>
        <w:rPr>
          <w:rStyle w:val="NormalTok"/>
        </w:rPr>
        <w:t>(CAIN</w:t>
      </w:r>
      <w:r>
        <w:rPr>
          <w:rStyle w:val="OperatorTok"/>
        </w:rPr>
        <w:t>$</w:t>
      </w:r>
      <w:r>
        <w:rPr>
          <w:rStyle w:val="NormalTok"/>
        </w:rPr>
        <w:t>fips_code)</w:t>
      </w:r>
    </w:p>
    <w:p w14:paraId="2DE706A6" w14:textId="0AF92641" w:rsidR="00A32A4C" w:rsidRDefault="00A93217">
      <w:pPr>
        <w:pStyle w:val="SourceCode"/>
      </w:pPr>
      <w:r>
        <w:rPr>
          <w:rStyle w:val="VerbatimChar"/>
        </w:rPr>
        <w:t>## Warning: NAs introduced by coercion</w:t>
      </w:r>
      <w:ins w:id="90" w:author="Sanne Smith" w:date="2021-03-09T14:36:00Z">
        <w:r w:rsidR="00736DCC">
          <w:rPr>
            <w:rStyle w:val="VerbatimChar"/>
          </w:rPr>
          <w:t xml:space="preserve"> you want to check this, because this is your key variable for joining</w:t>
        </w:r>
      </w:ins>
    </w:p>
    <w:p w14:paraId="12F6E8F9" w14:textId="77777777" w:rsidR="00A32A4C" w:rsidRDefault="00A93217">
      <w:pPr>
        <w:pStyle w:val="SourceCode"/>
      </w:pPr>
      <w:r>
        <w:rPr>
          <w:rStyle w:val="NormalTok"/>
        </w:rPr>
        <w:t>CAIN</w:t>
      </w:r>
      <w:r>
        <w:rPr>
          <w:rStyle w:val="OperatorTok"/>
        </w:rPr>
        <w:t>$</w:t>
      </w:r>
      <w:r>
        <w:rPr>
          <w:rStyle w:val="NormalTok"/>
        </w:rPr>
        <w:t>value &lt;-</w:t>
      </w:r>
      <w:r>
        <w:rPr>
          <w:rStyle w:val="StringTok"/>
        </w:rPr>
        <w:t xml:space="preserve"> </w:t>
      </w:r>
      <w:r>
        <w:rPr>
          <w:rStyle w:val="KeywordTok"/>
        </w:rPr>
        <w:t>as.numeric</w:t>
      </w:r>
      <w:r>
        <w:rPr>
          <w:rStyle w:val="NormalTok"/>
        </w:rPr>
        <w:t>(CAIN</w:t>
      </w:r>
      <w:r>
        <w:rPr>
          <w:rStyle w:val="OperatorTok"/>
        </w:rPr>
        <w:t>$</w:t>
      </w:r>
      <w:r>
        <w:rPr>
          <w:rStyle w:val="NormalTok"/>
        </w:rPr>
        <w:t>value)</w:t>
      </w:r>
    </w:p>
    <w:p w14:paraId="255443B1" w14:textId="77777777" w:rsidR="00A32A4C" w:rsidRDefault="00A93217">
      <w:pPr>
        <w:pStyle w:val="SourceCode"/>
      </w:pPr>
      <w:r>
        <w:rPr>
          <w:rStyle w:val="VerbatimChar"/>
        </w:rPr>
        <w:t>## Warning: NAs introduced by coercion</w:t>
      </w:r>
    </w:p>
    <w:p w14:paraId="2CB5AFB9" w14:textId="77777777" w:rsidR="00A32A4C" w:rsidRDefault="00A93217">
      <w:pPr>
        <w:pStyle w:val="SourceCode"/>
      </w:pPr>
      <w:r>
        <w:rPr>
          <w:rStyle w:val="KeywordTok"/>
        </w:rPr>
        <w:t>class</w:t>
      </w:r>
      <w:r>
        <w:rPr>
          <w:rStyle w:val="NormalTok"/>
        </w:rPr>
        <w:t>(CAIN</w:t>
      </w:r>
      <w:r>
        <w:rPr>
          <w:rStyle w:val="OperatorTok"/>
        </w:rPr>
        <w:t>$</w:t>
      </w:r>
      <w:r>
        <w:rPr>
          <w:rStyle w:val="NormalTok"/>
        </w:rPr>
        <w:t>measure)</w:t>
      </w:r>
    </w:p>
    <w:p w14:paraId="51231E8D" w14:textId="77777777" w:rsidR="00A32A4C" w:rsidRDefault="00A93217">
      <w:pPr>
        <w:pStyle w:val="SourceCode"/>
      </w:pPr>
      <w:r>
        <w:rPr>
          <w:rStyle w:val="VerbatimChar"/>
        </w:rPr>
        <w:t>## [1] "character"</w:t>
      </w:r>
    </w:p>
    <w:p w14:paraId="58AFAFAD" w14:textId="77777777" w:rsidR="008D6A25" w:rsidRDefault="00A93217">
      <w:pPr>
        <w:pStyle w:val="SourceCode"/>
      </w:pPr>
      <w:r>
        <w:rPr>
          <w:rStyle w:val="NormalTok"/>
        </w:rPr>
        <w:t>CAIN &lt;-</w:t>
      </w:r>
      <w:r>
        <w:rPr>
          <w:rStyle w:val="StringTok"/>
        </w:rPr>
        <w:t xml:space="preserve"> </w:t>
      </w:r>
      <w:proofErr w:type="spellStart"/>
      <w:r>
        <w:rPr>
          <w:rStyle w:val="KeywordTok"/>
        </w:rPr>
        <w:t>na.omit</w:t>
      </w:r>
      <w:proofErr w:type="spellEnd"/>
      <w:r>
        <w:rPr>
          <w:rStyle w:val="NormalTok"/>
        </w:rPr>
        <w:t xml:space="preserve">(CAIN) </w:t>
      </w:r>
      <w:r>
        <w:br/>
      </w:r>
      <w:r>
        <w:br/>
      </w:r>
      <w:r>
        <w:rPr>
          <w:rStyle w:val="NormalTok"/>
        </w:rPr>
        <w:t>CAIN2 &lt;-</w:t>
      </w:r>
      <w:r>
        <w:rPr>
          <w:rStyle w:val="StringTok"/>
        </w:rPr>
        <w:t xml:space="preserve"> </w:t>
      </w:r>
      <w:proofErr w:type="spellStart"/>
      <w:r>
        <w:rPr>
          <w:rStyle w:val="KeywordTok"/>
        </w:rPr>
        <w:t>pivot_wider</w:t>
      </w:r>
      <w:proofErr w:type="spellEnd"/>
      <w:r>
        <w:rPr>
          <w:rStyle w:val="NormalTok"/>
        </w:rPr>
        <w:t>(</w:t>
      </w:r>
      <w:r>
        <w:br/>
      </w:r>
      <w:r>
        <w:rPr>
          <w:rStyle w:val="NormalTok"/>
        </w:rPr>
        <w:t xml:space="preserve">  CAIN,</w:t>
      </w:r>
      <w:r>
        <w:br/>
      </w:r>
      <w:r>
        <w:rPr>
          <w:rStyle w:val="NormalTok"/>
        </w:rPr>
        <w:t xml:space="preserve">  </w:t>
      </w:r>
      <w:proofErr w:type="spellStart"/>
      <w:r>
        <w:rPr>
          <w:rStyle w:val="DataTypeTok"/>
        </w:rPr>
        <w:t>id_cols</w:t>
      </w:r>
      <w:proofErr w:type="spellEnd"/>
      <w:r>
        <w:rPr>
          <w:rStyle w:val="DataTypeTok"/>
        </w:rPr>
        <w:t xml:space="preserve"> =</w:t>
      </w:r>
      <w:r>
        <w:rPr>
          <w:rStyle w:val="NormalTok"/>
        </w:rPr>
        <w:t xml:space="preserve"> </w:t>
      </w:r>
      <w:r>
        <w:rPr>
          <w:rStyle w:val="OtherTok"/>
        </w:rPr>
        <w:t>NULL</w:t>
      </w:r>
      <w:r>
        <w:rPr>
          <w:rStyle w:val="NormalTok"/>
        </w:rPr>
        <w:t>,</w:t>
      </w:r>
      <w:r>
        <w:br/>
      </w:r>
      <w:r>
        <w:rPr>
          <w:rStyle w:val="NormalTok"/>
        </w:rPr>
        <w:t xml:space="preserve">  </w:t>
      </w:r>
      <w:proofErr w:type="spellStart"/>
      <w:r>
        <w:rPr>
          <w:rStyle w:val="DataTypeTok"/>
        </w:rPr>
        <w:t>names_from</w:t>
      </w:r>
      <w:proofErr w:type="spellEnd"/>
      <w:r>
        <w:rPr>
          <w:rStyle w:val="DataTypeTok"/>
        </w:rPr>
        <w:t xml:space="preserve"> =</w:t>
      </w:r>
      <w:r>
        <w:rPr>
          <w:rStyle w:val="NormalTok"/>
        </w:rPr>
        <w:t xml:space="preserve"> measure,</w:t>
      </w:r>
      <w:r>
        <w:br/>
      </w:r>
      <w:r>
        <w:rPr>
          <w:rStyle w:val="NormalTok"/>
        </w:rPr>
        <w:t xml:space="preserve">  </w:t>
      </w:r>
      <w:proofErr w:type="spellStart"/>
      <w:r>
        <w:rPr>
          <w:rStyle w:val="DataTypeTok"/>
        </w:rPr>
        <w:t>names_prefix</w:t>
      </w:r>
      <w:proofErr w:type="spellEnd"/>
      <w:r>
        <w:rPr>
          <w:rStyle w:val="DataTypeTok"/>
        </w:rPr>
        <w:t xml:space="preserve"> =</w:t>
      </w:r>
      <w:r>
        <w:rPr>
          <w:rStyle w:val="NormalTok"/>
        </w:rPr>
        <w:t xml:space="preserve"> </w:t>
      </w:r>
      <w:r>
        <w:rPr>
          <w:rStyle w:val="StringTok"/>
        </w:rPr>
        <w:t>""</w:t>
      </w:r>
      <w:r>
        <w:rPr>
          <w:rStyle w:val="NormalTok"/>
        </w:rPr>
        <w:t>,</w:t>
      </w:r>
      <w:r>
        <w:br/>
      </w:r>
      <w:r>
        <w:rPr>
          <w:rStyle w:val="NormalTok"/>
        </w:rPr>
        <w:t xml:space="preserve">  </w:t>
      </w:r>
      <w:proofErr w:type="spellStart"/>
      <w:r>
        <w:rPr>
          <w:rStyle w:val="DataTypeTok"/>
        </w:rPr>
        <w:t>names_sep</w:t>
      </w:r>
      <w:proofErr w:type="spellEnd"/>
      <w:r>
        <w:rPr>
          <w:rStyle w:val="DataTypeTok"/>
        </w:rPr>
        <w:t xml:space="preserve"> =</w:t>
      </w:r>
      <w:r>
        <w:rPr>
          <w:rStyle w:val="NormalTok"/>
        </w:rPr>
        <w:t xml:space="preserve"> </w:t>
      </w:r>
      <w:r>
        <w:rPr>
          <w:rStyle w:val="StringTok"/>
        </w:rPr>
        <w:t>"_"</w:t>
      </w:r>
      <w:r>
        <w:rPr>
          <w:rStyle w:val="NormalTok"/>
        </w:rPr>
        <w:t>,</w:t>
      </w:r>
      <w:r>
        <w:br/>
      </w:r>
      <w:r>
        <w:rPr>
          <w:rStyle w:val="NormalTok"/>
        </w:rPr>
        <w:t xml:space="preserve">  </w:t>
      </w:r>
      <w:proofErr w:type="spellStart"/>
      <w:r>
        <w:rPr>
          <w:rStyle w:val="DataTypeTok"/>
        </w:rPr>
        <w:t>names_glue</w:t>
      </w:r>
      <w:proofErr w:type="spellEnd"/>
      <w:r>
        <w:rPr>
          <w:rStyle w:val="DataTypeTok"/>
        </w:rPr>
        <w:t xml:space="preserve"> =</w:t>
      </w:r>
      <w:r>
        <w:rPr>
          <w:rStyle w:val="NormalTok"/>
        </w:rPr>
        <w:t xml:space="preserve"> </w:t>
      </w:r>
      <w:r>
        <w:rPr>
          <w:rStyle w:val="OtherTok"/>
        </w:rPr>
        <w:t>NULL</w:t>
      </w:r>
      <w:r>
        <w:rPr>
          <w:rStyle w:val="NormalTok"/>
        </w:rPr>
        <w:t>,</w:t>
      </w:r>
      <w:r>
        <w:br/>
      </w:r>
      <w:r>
        <w:rPr>
          <w:rStyle w:val="NormalTok"/>
        </w:rPr>
        <w:t xml:space="preserve">  </w:t>
      </w:r>
      <w:proofErr w:type="spellStart"/>
      <w:r>
        <w:rPr>
          <w:rStyle w:val="DataTypeTok"/>
        </w:rPr>
        <w:t>names_sort</w:t>
      </w:r>
      <w:proofErr w:type="spellEnd"/>
      <w:r>
        <w:rPr>
          <w:rStyle w:val="DataTypeTok"/>
        </w:rPr>
        <w:t xml:space="preserve"> =</w:t>
      </w:r>
      <w:r>
        <w:rPr>
          <w:rStyle w:val="NormalTok"/>
        </w:rPr>
        <w:t xml:space="preserve"> </w:t>
      </w:r>
      <w:r>
        <w:rPr>
          <w:rStyle w:val="OtherTok"/>
        </w:rPr>
        <w:t>FALSE</w:t>
      </w:r>
      <w:r>
        <w:rPr>
          <w:rStyle w:val="NormalTok"/>
        </w:rPr>
        <w:t>,</w:t>
      </w:r>
      <w:r>
        <w:br/>
      </w:r>
      <w:r>
        <w:rPr>
          <w:rStyle w:val="NormalTok"/>
        </w:rPr>
        <w:t xml:space="preserve">  </w:t>
      </w:r>
      <w:proofErr w:type="spellStart"/>
      <w:r>
        <w:rPr>
          <w:rStyle w:val="DataTypeTok"/>
        </w:rPr>
        <w:t>names_repair</w:t>
      </w:r>
      <w:proofErr w:type="spellEnd"/>
      <w:r>
        <w:rPr>
          <w:rStyle w:val="DataTypeTok"/>
        </w:rPr>
        <w:t xml:space="preserve"> =</w:t>
      </w:r>
      <w:r>
        <w:rPr>
          <w:rStyle w:val="NormalTok"/>
        </w:rPr>
        <w:t xml:space="preserve"> </w:t>
      </w:r>
      <w:r>
        <w:rPr>
          <w:rStyle w:val="StringTok"/>
        </w:rPr>
        <w:t>"</w:t>
      </w:r>
      <w:proofErr w:type="spellStart"/>
      <w:r>
        <w:rPr>
          <w:rStyle w:val="StringTok"/>
        </w:rPr>
        <w:t>check_unique</w:t>
      </w:r>
      <w:proofErr w:type="spellEnd"/>
      <w:r>
        <w:rPr>
          <w:rStyle w:val="StringTok"/>
        </w:rPr>
        <w:t>"</w:t>
      </w:r>
      <w:r>
        <w:rPr>
          <w:rStyle w:val="NormalTok"/>
        </w:rPr>
        <w:t>,</w:t>
      </w:r>
      <w:r>
        <w:br/>
      </w:r>
      <w:r>
        <w:rPr>
          <w:rStyle w:val="NormalTok"/>
        </w:rPr>
        <w:t xml:space="preserve">  </w:t>
      </w:r>
      <w:proofErr w:type="spellStart"/>
      <w:r>
        <w:rPr>
          <w:rStyle w:val="DataTypeTok"/>
        </w:rPr>
        <w:t>values_from</w:t>
      </w:r>
      <w:proofErr w:type="spellEnd"/>
      <w:r>
        <w:rPr>
          <w:rStyle w:val="DataTypeTok"/>
        </w:rPr>
        <w:t xml:space="preserve"> =</w:t>
      </w:r>
      <w:r>
        <w:rPr>
          <w:rStyle w:val="NormalTok"/>
        </w:rPr>
        <w:t xml:space="preserve"> value)</w:t>
      </w:r>
      <w:r>
        <w:br/>
      </w:r>
      <w:r>
        <w:rPr>
          <w:rStyle w:val="NormalTok"/>
        </w:rPr>
        <w:t xml:space="preserve">  </w:t>
      </w:r>
      <w:r>
        <w:br/>
      </w:r>
      <w:r>
        <w:rPr>
          <w:rStyle w:val="NormalTok"/>
        </w:rPr>
        <w:t xml:space="preserve">  </w:t>
      </w:r>
      <w:r>
        <w:br/>
      </w:r>
      <w:r>
        <w:rPr>
          <w:rStyle w:val="NormalTok"/>
        </w:rPr>
        <w:t>CAIN2 &lt;-</w:t>
      </w:r>
      <w:r>
        <w:rPr>
          <w:rStyle w:val="StringTok"/>
        </w:rPr>
        <w:t xml:space="preserve"> </w:t>
      </w:r>
      <w:r>
        <w:rPr>
          <w:rStyle w:val="NormalTok"/>
        </w:rPr>
        <w:t xml:space="preserve">CAIN2 </w:t>
      </w:r>
      <w:r>
        <w:rPr>
          <w:rStyle w:val="OperatorTok"/>
        </w:rPr>
        <w:t>%&gt;%</w:t>
      </w:r>
      <w:r>
        <w:rPr>
          <w:rStyle w:val="StringTok"/>
        </w:rPr>
        <w:t xml:space="preserve"> </w:t>
      </w:r>
      <w:r>
        <w:br/>
      </w:r>
      <w:proofErr w:type="spellStart"/>
      <w:r>
        <w:rPr>
          <w:rStyle w:val="KeywordTok"/>
        </w:rPr>
        <w:t>clean_names</w:t>
      </w:r>
      <w:proofErr w:type="spellEnd"/>
      <w:r>
        <w:rPr>
          <w:rStyle w:val="NormalTok"/>
        </w:rPr>
        <w:t>()</w:t>
      </w:r>
      <w:r>
        <w:br/>
      </w:r>
      <w:r>
        <w:br/>
      </w:r>
      <w:r w:rsidR="008D6A25">
        <w:rPr>
          <w:rStyle w:val="CommentTok"/>
        </w:rPr>
        <w:t># Last merge</w:t>
      </w:r>
      <w:r>
        <w:br/>
      </w:r>
      <w:r>
        <w:rPr>
          <w:rStyle w:val="NormalTok"/>
        </w:rPr>
        <w:t>complete &lt;-</w:t>
      </w:r>
      <w:r>
        <w:rPr>
          <w:rStyle w:val="StringTok"/>
        </w:rPr>
        <w:t xml:space="preserve"> </w:t>
      </w:r>
      <w:proofErr w:type="spellStart"/>
      <w:r>
        <w:rPr>
          <w:rStyle w:val="KeywordTok"/>
        </w:rPr>
        <w:t>left_join</w:t>
      </w:r>
      <w:proofErr w:type="spellEnd"/>
      <w:r>
        <w:rPr>
          <w:rStyle w:val="NormalTok"/>
        </w:rPr>
        <w:t>(</w:t>
      </w:r>
      <w:proofErr w:type="spellStart"/>
      <w:r>
        <w:rPr>
          <w:rStyle w:val="NormalTok"/>
        </w:rPr>
        <w:t>rucc</w:t>
      </w:r>
      <w:proofErr w:type="spellEnd"/>
      <w:r>
        <w:rPr>
          <w:rStyle w:val="NormalTok"/>
        </w:rPr>
        <w:t xml:space="preserve">, CAIN2, </w:t>
      </w:r>
      <w:r>
        <w:rPr>
          <w:rStyle w:val="DataTypeTok"/>
        </w:rPr>
        <w:t>by=</w:t>
      </w:r>
      <w:r>
        <w:rPr>
          <w:rStyle w:val="StringTok"/>
        </w:rPr>
        <w:t>'</w:t>
      </w:r>
      <w:proofErr w:type="spellStart"/>
      <w:r>
        <w:rPr>
          <w:rStyle w:val="StringTok"/>
        </w:rPr>
        <w:t>fips_code</w:t>
      </w:r>
      <w:proofErr w:type="spellEnd"/>
      <w:r>
        <w:rPr>
          <w:rStyle w:val="StringTok"/>
        </w:rPr>
        <w:t>'</w:t>
      </w:r>
      <w:r>
        <w:rPr>
          <w:rStyle w:val="NormalTok"/>
        </w:rPr>
        <w:t xml:space="preserve">, </w:t>
      </w:r>
      <w:r>
        <w:rPr>
          <w:rStyle w:val="StringTok"/>
        </w:rPr>
        <w:t>'year'</w:t>
      </w:r>
      <w:r>
        <w:rPr>
          <w:rStyle w:val="NormalTok"/>
        </w:rPr>
        <w:t xml:space="preserve">) </w:t>
      </w:r>
      <w:r>
        <w:rPr>
          <w:rStyle w:val="OperatorTok"/>
        </w:rPr>
        <w:t>%&gt;%</w:t>
      </w:r>
      <w:r>
        <w:br/>
      </w:r>
      <w:r>
        <w:rPr>
          <w:rStyle w:val="StringTok"/>
        </w:rPr>
        <w:t xml:space="preserve">                </w:t>
      </w:r>
      <w:r>
        <w:rPr>
          <w:rStyle w:val="KeywordTok"/>
        </w:rPr>
        <w:t>left_join</w:t>
      </w:r>
      <w:r>
        <w:rPr>
          <w:rStyle w:val="NormalTok"/>
        </w:rPr>
        <w:t xml:space="preserve">(., Education, </w:t>
      </w:r>
      <w:r>
        <w:rPr>
          <w:rStyle w:val="DataTypeTok"/>
        </w:rPr>
        <w:t>by=</w:t>
      </w:r>
      <w:r>
        <w:rPr>
          <w:rStyle w:val="StringTok"/>
        </w:rPr>
        <w:t>'fips_code'</w:t>
      </w:r>
      <w:r>
        <w:rPr>
          <w:rStyle w:val="NormalTok"/>
        </w:rPr>
        <w:t xml:space="preserve">) </w:t>
      </w:r>
      <w:r>
        <w:br/>
      </w:r>
      <w:r>
        <w:rPr>
          <w:rStyle w:val="NormalTok"/>
        </w:rPr>
        <w:t>complete &lt;-</w:t>
      </w:r>
      <w:r>
        <w:rPr>
          <w:rStyle w:val="StringTok"/>
        </w:rPr>
        <w:t xml:space="preserve"> </w:t>
      </w:r>
      <w:r>
        <w:rPr>
          <w:rStyle w:val="NormalTok"/>
        </w:rPr>
        <w:t xml:space="preserve">complete </w:t>
      </w:r>
      <w:r>
        <w:rPr>
          <w:rStyle w:val="OperatorTok"/>
        </w:rPr>
        <w:t>%&gt;%</w:t>
      </w:r>
      <w:r>
        <w:rPr>
          <w:rStyle w:val="StringTok"/>
        </w:rPr>
        <w:t xml:space="preserve"> </w:t>
      </w:r>
      <w:r>
        <w:br/>
      </w:r>
      <w:r>
        <w:rPr>
          <w:rStyle w:val="KeywordTok"/>
        </w:rPr>
        <w:lastRenderedPageBreak/>
        <w:t>select</w:t>
      </w:r>
      <w:r>
        <w:rPr>
          <w:rStyle w:val="NormalTok"/>
        </w:rPr>
        <w:t xml:space="preserve"> (</w:t>
      </w:r>
      <w:r>
        <w:rPr>
          <w:rStyle w:val="OperatorTok"/>
        </w:rPr>
        <w:t>-</w:t>
      </w:r>
      <w:r>
        <w:rPr>
          <w:rStyle w:val="NormalTok"/>
        </w:rPr>
        <w:t xml:space="preserve">year.x , </w:t>
      </w:r>
      <w:r>
        <w:rPr>
          <w:rStyle w:val="OperatorTok"/>
        </w:rPr>
        <w:t>-</w:t>
      </w:r>
      <w:r>
        <w:rPr>
          <w:rStyle w:val="StringTok"/>
        </w:rPr>
        <w:t xml:space="preserve"> </w:t>
      </w:r>
      <w:r>
        <w:rPr>
          <w:rStyle w:val="NormalTok"/>
        </w:rPr>
        <w:t>year.y)</w:t>
      </w:r>
      <w:r>
        <w:br/>
      </w:r>
    </w:p>
    <w:p w14:paraId="4B57F8F7" w14:textId="07FE261B" w:rsidR="00A32A4C" w:rsidRDefault="008D6A25">
      <w:pPr>
        <w:pStyle w:val="SourceCode"/>
      </w:pPr>
      <w:r>
        <w:rPr>
          <w:rStyle w:val="CommentTok"/>
        </w:rPr>
        <w:t>#Last cleaning of names</w:t>
      </w:r>
      <w:r w:rsidR="00A93217">
        <w:br/>
      </w:r>
      <w:r w:rsidR="00A93217">
        <w:rPr>
          <w:rStyle w:val="NormalTok"/>
        </w:rPr>
        <w:t>complete &lt;-</w:t>
      </w:r>
      <w:r w:rsidR="00A93217">
        <w:rPr>
          <w:rStyle w:val="StringTok"/>
        </w:rPr>
        <w:t xml:space="preserve"> </w:t>
      </w:r>
      <w:r w:rsidR="00A93217">
        <w:rPr>
          <w:rStyle w:val="NormalTok"/>
        </w:rPr>
        <w:t xml:space="preserve">complete </w:t>
      </w:r>
      <w:r w:rsidR="00A93217">
        <w:rPr>
          <w:rStyle w:val="OperatorTok"/>
        </w:rPr>
        <w:t>%&gt;%</w:t>
      </w:r>
      <w:r w:rsidR="00A93217">
        <w:rPr>
          <w:rStyle w:val="StringTok"/>
        </w:rPr>
        <w:t xml:space="preserve"> </w:t>
      </w:r>
      <w:r w:rsidR="00A93217">
        <w:br/>
      </w:r>
      <w:r w:rsidR="00A93217">
        <w:rPr>
          <w:rStyle w:val="KeywordTok"/>
        </w:rPr>
        <w:t>clean_names</w:t>
      </w:r>
      <w:r w:rsidR="00A93217">
        <w:rPr>
          <w:rStyle w:val="NormalTok"/>
        </w:rPr>
        <w:t>()</w:t>
      </w:r>
      <w:r w:rsidR="00A93217">
        <w:br/>
      </w:r>
      <w:r w:rsidR="00A93217">
        <w:br/>
      </w:r>
      <w:r w:rsidR="00A93217">
        <w:rPr>
          <w:rStyle w:val="KeywordTok"/>
        </w:rPr>
        <w:t>lapply</w:t>
      </w:r>
      <w:r w:rsidR="00A93217">
        <w:rPr>
          <w:rStyle w:val="NormalTok"/>
        </w:rPr>
        <w:t>(complete,class)</w:t>
      </w:r>
    </w:p>
    <w:p w14:paraId="08F6EB3C" w14:textId="77777777" w:rsidR="00A32A4C" w:rsidRDefault="00A93217">
      <w:pPr>
        <w:pStyle w:val="SourceCode"/>
      </w:pPr>
      <w:r>
        <w:rPr>
          <w:rStyle w:val="VerbatimChar"/>
        </w:rPr>
        <w:t>## $fips_code</w:t>
      </w:r>
      <w:r>
        <w:br/>
      </w:r>
      <w:r>
        <w:rPr>
          <w:rStyle w:val="VerbatimChar"/>
        </w:rPr>
        <w:t>## [1] "numeric"</w:t>
      </w:r>
      <w:r>
        <w:br/>
      </w:r>
      <w:r>
        <w:rPr>
          <w:rStyle w:val="VerbatimChar"/>
        </w:rPr>
        <w:t xml:space="preserve">## </w:t>
      </w:r>
      <w:r>
        <w:br/>
      </w:r>
      <w:r>
        <w:rPr>
          <w:rStyle w:val="VerbatimChar"/>
        </w:rPr>
        <w:t>## $rural_urban_code</w:t>
      </w:r>
      <w:r>
        <w:br/>
      </w:r>
      <w:r>
        <w:rPr>
          <w:rStyle w:val="VerbatimChar"/>
        </w:rPr>
        <w:t>## [1] "numeric"</w:t>
      </w:r>
      <w:r>
        <w:br/>
      </w:r>
      <w:r>
        <w:rPr>
          <w:rStyle w:val="VerbatimChar"/>
        </w:rPr>
        <w:t xml:space="preserve">## </w:t>
      </w:r>
      <w:r>
        <w:br/>
      </w:r>
      <w:r>
        <w:rPr>
          <w:rStyle w:val="VerbatimChar"/>
        </w:rPr>
        <w:t>## $personal_income_thousands_of_dollars</w:t>
      </w:r>
      <w:r>
        <w:br/>
      </w:r>
      <w:r>
        <w:rPr>
          <w:rStyle w:val="VerbatimChar"/>
        </w:rPr>
        <w:t>## [1] "numeric"</w:t>
      </w:r>
      <w:r>
        <w:br/>
      </w:r>
      <w:r>
        <w:rPr>
          <w:rStyle w:val="VerbatimChar"/>
        </w:rPr>
        <w:t xml:space="preserve">## </w:t>
      </w:r>
      <w:r>
        <w:br/>
      </w:r>
      <w:r>
        <w:rPr>
          <w:rStyle w:val="VerbatimChar"/>
        </w:rPr>
        <w:t>## $population_persons_1</w:t>
      </w:r>
      <w:r>
        <w:br/>
      </w:r>
      <w:r>
        <w:rPr>
          <w:rStyle w:val="VerbatimChar"/>
        </w:rPr>
        <w:t>## [1] "numeric"</w:t>
      </w:r>
      <w:r>
        <w:br/>
      </w:r>
      <w:r>
        <w:rPr>
          <w:rStyle w:val="VerbatimChar"/>
        </w:rPr>
        <w:t xml:space="preserve">## </w:t>
      </w:r>
      <w:r>
        <w:br/>
      </w:r>
      <w:r>
        <w:rPr>
          <w:rStyle w:val="VerbatimChar"/>
        </w:rPr>
        <w:t>## $per_capita_personal_income_dollars_2</w:t>
      </w:r>
      <w:r>
        <w:br/>
      </w:r>
      <w:r>
        <w:rPr>
          <w:rStyle w:val="VerbatimChar"/>
        </w:rPr>
        <w:t>## [1] "numeric"</w:t>
      </w:r>
      <w:r>
        <w:br/>
      </w:r>
      <w:r>
        <w:rPr>
          <w:rStyle w:val="VerbatimChar"/>
        </w:rPr>
        <w:t xml:space="preserve">## </w:t>
      </w:r>
      <w:r>
        <w:br/>
      </w:r>
      <w:r>
        <w:rPr>
          <w:rStyle w:val="VerbatimChar"/>
        </w:rPr>
        <w:t>## $education</w:t>
      </w:r>
      <w:r>
        <w:br/>
      </w:r>
      <w:r>
        <w:rPr>
          <w:rStyle w:val="VerbatimChar"/>
        </w:rPr>
        <w:t>## [1] "character"</w:t>
      </w:r>
      <w:r>
        <w:br/>
      </w:r>
      <w:r>
        <w:rPr>
          <w:rStyle w:val="VerbatimChar"/>
        </w:rPr>
        <w:t xml:space="preserve">## </w:t>
      </w:r>
      <w:r>
        <w:br/>
      </w:r>
      <w:r>
        <w:rPr>
          <w:rStyle w:val="VerbatimChar"/>
        </w:rPr>
        <w:t>## $value</w:t>
      </w:r>
      <w:r>
        <w:br/>
      </w:r>
      <w:r>
        <w:rPr>
          <w:rStyle w:val="VerbatimChar"/>
        </w:rPr>
        <w:t>## [1] "character"</w:t>
      </w:r>
      <w:r>
        <w:br/>
      </w:r>
      <w:r>
        <w:rPr>
          <w:rStyle w:val="VerbatimChar"/>
        </w:rPr>
        <w:t xml:space="preserve">## </w:t>
      </w:r>
      <w:r>
        <w:br/>
      </w:r>
      <w:r>
        <w:rPr>
          <w:rStyle w:val="VerbatimChar"/>
        </w:rPr>
        <w:t>## $year</w:t>
      </w:r>
      <w:r>
        <w:br/>
      </w:r>
      <w:r>
        <w:rPr>
          <w:rStyle w:val="VerbatimChar"/>
        </w:rPr>
        <w:t>## [1] "numeric"</w:t>
      </w:r>
    </w:p>
    <w:p w14:paraId="03AB0590" w14:textId="77777777" w:rsidR="00A32A4C" w:rsidRDefault="00A93217">
      <w:pPr>
        <w:pStyle w:val="SourceCode"/>
      </w:pPr>
      <w:r>
        <w:rPr>
          <w:rStyle w:val="NormalTok"/>
        </w:rPr>
        <w:t>complete</w:t>
      </w:r>
      <w:r>
        <w:rPr>
          <w:rStyle w:val="OperatorTok"/>
        </w:rPr>
        <w:t>$</w:t>
      </w:r>
      <w:r>
        <w:rPr>
          <w:rStyle w:val="NormalTok"/>
        </w:rPr>
        <w:t>value &lt;-</w:t>
      </w:r>
      <w:r>
        <w:rPr>
          <w:rStyle w:val="StringTok"/>
        </w:rPr>
        <w:t xml:space="preserve">  </w:t>
      </w:r>
      <w:r>
        <w:rPr>
          <w:rStyle w:val="KeywordTok"/>
        </w:rPr>
        <w:t>as.numeric</w:t>
      </w:r>
      <w:r>
        <w:rPr>
          <w:rStyle w:val="NormalTok"/>
        </w:rPr>
        <w:t>(complete</w:t>
      </w:r>
      <w:r>
        <w:rPr>
          <w:rStyle w:val="OperatorTok"/>
        </w:rPr>
        <w:t>$</w:t>
      </w:r>
      <w:r>
        <w:rPr>
          <w:rStyle w:val="NormalTok"/>
        </w:rPr>
        <w:t>value)</w:t>
      </w:r>
      <w:r>
        <w:br/>
      </w:r>
      <w:r>
        <w:br/>
      </w:r>
      <w:r>
        <w:rPr>
          <w:rStyle w:val="KeywordTok"/>
        </w:rPr>
        <w:t>lapply</w:t>
      </w:r>
      <w:r>
        <w:rPr>
          <w:rStyle w:val="NormalTok"/>
        </w:rPr>
        <w:t>(complete,class)</w:t>
      </w:r>
    </w:p>
    <w:p w14:paraId="53011198" w14:textId="77777777" w:rsidR="00A32A4C" w:rsidRDefault="00A93217">
      <w:pPr>
        <w:pStyle w:val="SourceCode"/>
      </w:pPr>
      <w:r>
        <w:rPr>
          <w:rStyle w:val="VerbatimChar"/>
        </w:rPr>
        <w:t>## $fips_code</w:t>
      </w:r>
      <w:r>
        <w:br/>
      </w:r>
      <w:r>
        <w:rPr>
          <w:rStyle w:val="VerbatimChar"/>
        </w:rPr>
        <w:t>## [1] "numeric"</w:t>
      </w:r>
      <w:r>
        <w:br/>
      </w:r>
      <w:r>
        <w:rPr>
          <w:rStyle w:val="VerbatimChar"/>
        </w:rPr>
        <w:t xml:space="preserve">## </w:t>
      </w:r>
      <w:r>
        <w:br/>
      </w:r>
      <w:r>
        <w:rPr>
          <w:rStyle w:val="VerbatimChar"/>
        </w:rPr>
        <w:t>## $rural_urban_code</w:t>
      </w:r>
      <w:r>
        <w:br/>
      </w:r>
      <w:r>
        <w:rPr>
          <w:rStyle w:val="VerbatimChar"/>
        </w:rPr>
        <w:t>## [1] "numeric"</w:t>
      </w:r>
      <w:r>
        <w:br/>
      </w:r>
      <w:r>
        <w:rPr>
          <w:rStyle w:val="VerbatimChar"/>
        </w:rPr>
        <w:t xml:space="preserve">## </w:t>
      </w:r>
      <w:r>
        <w:br/>
      </w:r>
      <w:r>
        <w:rPr>
          <w:rStyle w:val="VerbatimChar"/>
        </w:rPr>
        <w:t>## $personal_income_thousands_of_dollars</w:t>
      </w:r>
      <w:r>
        <w:br/>
      </w:r>
      <w:r>
        <w:rPr>
          <w:rStyle w:val="VerbatimChar"/>
        </w:rPr>
        <w:t>## [1] "numeric"</w:t>
      </w:r>
      <w:r>
        <w:br/>
      </w:r>
      <w:r>
        <w:rPr>
          <w:rStyle w:val="VerbatimChar"/>
        </w:rPr>
        <w:t xml:space="preserve">## </w:t>
      </w:r>
      <w:r>
        <w:br/>
      </w:r>
      <w:r>
        <w:rPr>
          <w:rStyle w:val="VerbatimChar"/>
        </w:rPr>
        <w:t>## $population_persons_1</w:t>
      </w:r>
      <w:r>
        <w:br/>
      </w:r>
      <w:r>
        <w:rPr>
          <w:rStyle w:val="VerbatimChar"/>
        </w:rPr>
        <w:t>## [1] "numeric"</w:t>
      </w:r>
      <w:r>
        <w:br/>
      </w:r>
      <w:r>
        <w:rPr>
          <w:rStyle w:val="VerbatimChar"/>
        </w:rPr>
        <w:t xml:space="preserve">## </w:t>
      </w:r>
      <w:r>
        <w:br/>
      </w:r>
      <w:r>
        <w:rPr>
          <w:rStyle w:val="VerbatimChar"/>
        </w:rPr>
        <w:t>## $per_capita_personal_income_dollars_2</w:t>
      </w:r>
      <w:r>
        <w:br/>
      </w:r>
      <w:r>
        <w:rPr>
          <w:rStyle w:val="VerbatimChar"/>
        </w:rPr>
        <w:lastRenderedPageBreak/>
        <w:t>## [1] "numeric"</w:t>
      </w:r>
      <w:r>
        <w:br/>
      </w:r>
      <w:r>
        <w:rPr>
          <w:rStyle w:val="VerbatimChar"/>
        </w:rPr>
        <w:t xml:space="preserve">## </w:t>
      </w:r>
      <w:r>
        <w:br/>
      </w:r>
      <w:r>
        <w:rPr>
          <w:rStyle w:val="VerbatimChar"/>
        </w:rPr>
        <w:t>## $education</w:t>
      </w:r>
      <w:r>
        <w:br/>
      </w:r>
      <w:r>
        <w:rPr>
          <w:rStyle w:val="VerbatimChar"/>
        </w:rPr>
        <w:t>## [1] "character"</w:t>
      </w:r>
      <w:r>
        <w:br/>
      </w:r>
      <w:r>
        <w:rPr>
          <w:rStyle w:val="VerbatimChar"/>
        </w:rPr>
        <w:t xml:space="preserve">## </w:t>
      </w:r>
      <w:r>
        <w:br/>
      </w:r>
      <w:r>
        <w:rPr>
          <w:rStyle w:val="VerbatimChar"/>
        </w:rPr>
        <w:t>## $value</w:t>
      </w:r>
      <w:r>
        <w:br/>
      </w:r>
      <w:r>
        <w:rPr>
          <w:rStyle w:val="VerbatimChar"/>
        </w:rPr>
        <w:t>## [1] "numeric"</w:t>
      </w:r>
      <w:r>
        <w:br/>
      </w:r>
      <w:r>
        <w:rPr>
          <w:rStyle w:val="VerbatimChar"/>
        </w:rPr>
        <w:t xml:space="preserve">## </w:t>
      </w:r>
      <w:r>
        <w:br/>
      </w:r>
      <w:r>
        <w:rPr>
          <w:rStyle w:val="VerbatimChar"/>
        </w:rPr>
        <w:t>## $year</w:t>
      </w:r>
      <w:r>
        <w:br/>
      </w:r>
      <w:r>
        <w:rPr>
          <w:rStyle w:val="VerbatimChar"/>
        </w:rPr>
        <w:t>## [1] "numeric"</w:t>
      </w:r>
    </w:p>
    <w:p w14:paraId="674C6FF8" w14:textId="133D3BF3" w:rsidR="00A32A4C" w:rsidRDefault="00A93217" w:rsidP="008D6A25">
      <w:pPr>
        <w:pStyle w:val="SourceCode"/>
        <w:rPr>
          <w:ins w:id="91" w:author="Sanne Smith" w:date="2021-03-09T14:41:00Z"/>
          <w:rStyle w:val="CommentTok"/>
        </w:rPr>
      </w:pPr>
      <w:r>
        <w:rPr>
          <w:rStyle w:val="CommentTok"/>
        </w:rPr>
        <w:t>#DONEEEEE! Yay!</w:t>
      </w:r>
    </w:p>
    <w:p w14:paraId="2F318374" w14:textId="198CCDDA" w:rsidR="00736DCC" w:rsidRDefault="00736DCC" w:rsidP="008D6A25">
      <w:pPr>
        <w:pStyle w:val="SourceCode"/>
        <w:rPr>
          <w:ins w:id="92" w:author="Sanne Smith" w:date="2021-03-09T14:41:00Z"/>
        </w:rPr>
      </w:pPr>
    </w:p>
    <w:p w14:paraId="49C1D1B7" w14:textId="47C252C5" w:rsidR="00736DCC" w:rsidRDefault="00736DCC" w:rsidP="008D6A25">
      <w:pPr>
        <w:pStyle w:val="SourceCode"/>
      </w:pPr>
      <w:ins w:id="93" w:author="Sanne Smith" w:date="2021-03-09T14:41:00Z">
        <w:r>
          <w:t xml:space="preserve">YAYY </w:t>
        </w:r>
        <w:r>
          <w:sym w:font="Wingdings" w:char="F04A"/>
        </w:r>
        <w:r>
          <w:t xml:space="preserve"> </w:t>
        </w:r>
      </w:ins>
    </w:p>
    <w:p w14:paraId="7A707427" w14:textId="77777777" w:rsidR="00A32A4C" w:rsidRDefault="00A93217">
      <w:pPr>
        <w:pStyle w:val="Heading1"/>
      </w:pPr>
      <w:bookmarkStart w:id="94" w:name="X927d5e4682bcb0ed6c4ec0d550f6a1719eec8b5"/>
      <w:r>
        <w:t>How does the relationship between education and income varies between urban and rural areas over time?</w:t>
      </w:r>
      <w:bookmarkEnd w:id="94"/>
    </w:p>
    <w:p w14:paraId="4724EE0F" w14:textId="77777777" w:rsidR="00A32A4C" w:rsidRDefault="00A93217">
      <w:pPr>
        <w:pStyle w:val="FirstParagraph"/>
      </w:pPr>
      <w:r>
        <w:rPr>
          <w:b/>
        </w:rPr>
        <w:t>Q1: How is educational inequality between areas with different urbanization levels changing over time?</w:t>
      </w:r>
    </w:p>
    <w:p w14:paraId="279F0104" w14:textId="0211B268" w:rsidR="008D6A25" w:rsidRDefault="00A93217">
      <w:pPr>
        <w:pStyle w:val="SourceCode"/>
        <w:rPr>
          <w:rStyle w:val="NormalTok"/>
        </w:rPr>
      </w:pPr>
      <w:r>
        <w:rPr>
          <w:rStyle w:val="CommentTok"/>
        </w:rPr>
        <w:t># Include all code required to generate your visualization here.</w:t>
      </w:r>
      <w:r>
        <w:br/>
      </w:r>
      <w:r>
        <w:br/>
      </w:r>
      <w:r w:rsidR="008D6A25">
        <w:rPr>
          <w:rStyle w:val="CommentTok"/>
        </w:rPr>
        <w:t># Cleaning</w:t>
      </w:r>
    </w:p>
    <w:p w14:paraId="25D558E7" w14:textId="0913F0B0" w:rsidR="008D6A25" w:rsidRDefault="00A93217">
      <w:pPr>
        <w:pStyle w:val="SourceCode"/>
        <w:rPr>
          <w:rStyle w:val="KeywordTok"/>
        </w:rPr>
      </w:pPr>
      <w:r>
        <w:rPr>
          <w:rStyle w:val="NormalTok"/>
        </w:rPr>
        <w:t>complete &lt;-</w:t>
      </w:r>
      <w:r>
        <w:rPr>
          <w:rStyle w:val="StringTok"/>
        </w:rPr>
        <w:t xml:space="preserve"> </w:t>
      </w:r>
      <w:proofErr w:type="spellStart"/>
      <w:r>
        <w:rPr>
          <w:rStyle w:val="KeywordTok"/>
        </w:rPr>
        <w:t>na.omit</w:t>
      </w:r>
      <w:proofErr w:type="spellEnd"/>
      <w:r>
        <w:rPr>
          <w:rStyle w:val="NormalTok"/>
        </w:rPr>
        <w:t xml:space="preserve">(complete) </w:t>
      </w:r>
      <w:r>
        <w:br/>
      </w:r>
      <w:r>
        <w:br/>
      </w:r>
      <w:r w:rsidR="008D6A25">
        <w:rPr>
          <w:rStyle w:val="CommentTok"/>
        </w:rPr>
        <w:t># Getting rid of scientific notation.</w:t>
      </w:r>
    </w:p>
    <w:p w14:paraId="6ECD92E2" w14:textId="0259BB97" w:rsidR="00A32A4C" w:rsidRDefault="00A93217">
      <w:pPr>
        <w:pStyle w:val="SourceCode"/>
      </w:pPr>
      <w:r>
        <w:rPr>
          <w:rStyle w:val="KeywordTok"/>
        </w:rPr>
        <w:t>options</w:t>
      </w:r>
      <w:r>
        <w:rPr>
          <w:rStyle w:val="NormalTok"/>
        </w:rPr>
        <w:t>(</w:t>
      </w:r>
      <w:proofErr w:type="spellStart"/>
      <w:r>
        <w:rPr>
          <w:rStyle w:val="DataTypeTok"/>
        </w:rPr>
        <w:t>scipen</w:t>
      </w:r>
      <w:proofErr w:type="spellEnd"/>
      <w:r>
        <w:rPr>
          <w:rStyle w:val="DataTypeTok"/>
        </w:rPr>
        <w:t xml:space="preserve"> =</w:t>
      </w:r>
      <w:r>
        <w:rPr>
          <w:rStyle w:val="NormalTok"/>
        </w:rPr>
        <w:t xml:space="preserve"> </w:t>
      </w:r>
      <w:r>
        <w:rPr>
          <w:rStyle w:val="DecValTok"/>
        </w:rPr>
        <w:t>999</w:t>
      </w:r>
      <w:r>
        <w:rPr>
          <w:rStyle w:val="NormalTok"/>
        </w:rPr>
        <w:t>)</w:t>
      </w:r>
      <w:r>
        <w:br/>
      </w:r>
      <w:r>
        <w:br/>
      </w:r>
      <w:r w:rsidR="008D6A25">
        <w:rPr>
          <w:rStyle w:val="CommentTok"/>
        </w:rPr>
        <w:t># Checking</w:t>
      </w:r>
      <w:r>
        <w:br/>
      </w:r>
      <w:proofErr w:type="spellStart"/>
      <w:r>
        <w:rPr>
          <w:rStyle w:val="KeywordTok"/>
        </w:rPr>
        <w:t>lapply</w:t>
      </w:r>
      <w:proofErr w:type="spellEnd"/>
      <w:r>
        <w:rPr>
          <w:rStyle w:val="NormalTok"/>
        </w:rPr>
        <w:t>(</w:t>
      </w:r>
      <w:proofErr w:type="spellStart"/>
      <w:r>
        <w:rPr>
          <w:rStyle w:val="NormalTok"/>
        </w:rPr>
        <w:t>complete,class</w:t>
      </w:r>
      <w:proofErr w:type="spellEnd"/>
      <w:r>
        <w:rPr>
          <w:rStyle w:val="NormalTok"/>
        </w:rPr>
        <w:t>)</w:t>
      </w:r>
    </w:p>
    <w:p w14:paraId="5F88D558" w14:textId="77777777" w:rsidR="00A32A4C" w:rsidRDefault="00A93217">
      <w:pPr>
        <w:pStyle w:val="SourceCode"/>
      </w:pPr>
      <w:r>
        <w:rPr>
          <w:rStyle w:val="VerbatimChar"/>
        </w:rPr>
        <w:t>## $fips_code</w:t>
      </w:r>
      <w:r>
        <w:br/>
      </w:r>
      <w:r>
        <w:rPr>
          <w:rStyle w:val="VerbatimChar"/>
        </w:rPr>
        <w:t>## [1] "numeric"</w:t>
      </w:r>
      <w:r>
        <w:br/>
      </w:r>
      <w:r>
        <w:rPr>
          <w:rStyle w:val="VerbatimChar"/>
        </w:rPr>
        <w:t xml:space="preserve">## </w:t>
      </w:r>
      <w:r>
        <w:br/>
      </w:r>
      <w:r>
        <w:rPr>
          <w:rStyle w:val="VerbatimChar"/>
        </w:rPr>
        <w:t>## $rural_urban_code</w:t>
      </w:r>
      <w:r>
        <w:br/>
      </w:r>
      <w:r>
        <w:rPr>
          <w:rStyle w:val="VerbatimChar"/>
        </w:rPr>
        <w:t>## [1] "numeric"</w:t>
      </w:r>
      <w:r>
        <w:br/>
      </w:r>
      <w:r>
        <w:rPr>
          <w:rStyle w:val="VerbatimChar"/>
        </w:rPr>
        <w:t xml:space="preserve">## </w:t>
      </w:r>
      <w:r>
        <w:br/>
      </w:r>
      <w:r>
        <w:rPr>
          <w:rStyle w:val="VerbatimChar"/>
        </w:rPr>
        <w:t>## $personal_income_thousands_of_dollars</w:t>
      </w:r>
      <w:r>
        <w:br/>
      </w:r>
      <w:r>
        <w:rPr>
          <w:rStyle w:val="VerbatimChar"/>
        </w:rPr>
        <w:t>## [1] "numeric"</w:t>
      </w:r>
      <w:r>
        <w:br/>
      </w:r>
      <w:r>
        <w:rPr>
          <w:rStyle w:val="VerbatimChar"/>
        </w:rPr>
        <w:t xml:space="preserve">## </w:t>
      </w:r>
      <w:r>
        <w:br/>
      </w:r>
      <w:r>
        <w:rPr>
          <w:rStyle w:val="VerbatimChar"/>
        </w:rPr>
        <w:t>## $population_persons_1</w:t>
      </w:r>
      <w:r>
        <w:br/>
      </w:r>
      <w:r>
        <w:rPr>
          <w:rStyle w:val="VerbatimChar"/>
        </w:rPr>
        <w:t>## [1] "numeric"</w:t>
      </w:r>
      <w:r>
        <w:br/>
      </w:r>
      <w:r>
        <w:rPr>
          <w:rStyle w:val="VerbatimChar"/>
        </w:rPr>
        <w:t xml:space="preserve">## </w:t>
      </w:r>
      <w:r>
        <w:br/>
      </w:r>
      <w:r>
        <w:rPr>
          <w:rStyle w:val="VerbatimChar"/>
        </w:rPr>
        <w:t>## $per_capita_personal_income_dollars_2</w:t>
      </w:r>
      <w:r>
        <w:br/>
      </w:r>
      <w:r>
        <w:rPr>
          <w:rStyle w:val="VerbatimChar"/>
        </w:rPr>
        <w:lastRenderedPageBreak/>
        <w:t>## [1] "numeric"</w:t>
      </w:r>
      <w:r>
        <w:br/>
      </w:r>
      <w:r>
        <w:rPr>
          <w:rStyle w:val="VerbatimChar"/>
        </w:rPr>
        <w:t xml:space="preserve">## </w:t>
      </w:r>
      <w:r>
        <w:br/>
      </w:r>
      <w:r>
        <w:rPr>
          <w:rStyle w:val="VerbatimChar"/>
        </w:rPr>
        <w:t>## $education</w:t>
      </w:r>
      <w:r>
        <w:br/>
      </w:r>
      <w:r>
        <w:rPr>
          <w:rStyle w:val="VerbatimChar"/>
        </w:rPr>
        <w:t>## [1] "character"</w:t>
      </w:r>
      <w:r>
        <w:br/>
      </w:r>
      <w:r>
        <w:rPr>
          <w:rStyle w:val="VerbatimChar"/>
        </w:rPr>
        <w:t xml:space="preserve">## </w:t>
      </w:r>
      <w:r>
        <w:br/>
      </w:r>
      <w:r>
        <w:rPr>
          <w:rStyle w:val="VerbatimChar"/>
        </w:rPr>
        <w:t>## $value</w:t>
      </w:r>
      <w:r>
        <w:br/>
      </w:r>
      <w:r>
        <w:rPr>
          <w:rStyle w:val="VerbatimChar"/>
        </w:rPr>
        <w:t>## [1] "numeric"</w:t>
      </w:r>
      <w:r>
        <w:br/>
      </w:r>
      <w:r>
        <w:rPr>
          <w:rStyle w:val="VerbatimChar"/>
        </w:rPr>
        <w:t xml:space="preserve">## </w:t>
      </w:r>
      <w:r>
        <w:br/>
      </w:r>
      <w:r>
        <w:rPr>
          <w:rStyle w:val="VerbatimChar"/>
        </w:rPr>
        <w:t>## $year</w:t>
      </w:r>
      <w:r>
        <w:br/>
      </w:r>
      <w:r>
        <w:rPr>
          <w:rStyle w:val="VerbatimChar"/>
        </w:rPr>
        <w:t>## [1] "numeric"</w:t>
      </w:r>
    </w:p>
    <w:p w14:paraId="1F6D8AE1" w14:textId="77777777" w:rsidR="00A32A4C" w:rsidRDefault="00A93217">
      <w:pPr>
        <w:pStyle w:val="SourceCode"/>
      </w:pPr>
      <w:r>
        <w:rPr>
          <w:rStyle w:val="NormalTok"/>
        </w:rPr>
        <w:t>complete &lt;-</w:t>
      </w:r>
      <w:r>
        <w:rPr>
          <w:rStyle w:val="StringTok"/>
        </w:rPr>
        <w:t xml:space="preserve"> </w:t>
      </w:r>
      <w:r>
        <w:rPr>
          <w:rStyle w:val="KeywordTok"/>
        </w:rPr>
        <w:t>filter</w:t>
      </w:r>
      <w:r>
        <w:rPr>
          <w:rStyle w:val="NormalTok"/>
        </w:rPr>
        <w:t xml:space="preserve">(complete, rural_urban_code </w:t>
      </w:r>
      <w:r>
        <w:rPr>
          <w:rStyle w:val="OperatorTok"/>
        </w:rPr>
        <w:t>%in%</w:t>
      </w:r>
      <w:r>
        <w:rPr>
          <w:rStyle w:val="StringTok"/>
        </w:rPr>
        <w:t xml:space="preserve"> </w:t>
      </w:r>
      <w:r>
        <w:rPr>
          <w:rStyle w:val="DecValTok"/>
        </w:rPr>
        <w:t>1</w:t>
      </w:r>
      <w:r>
        <w:rPr>
          <w:rStyle w:val="OperatorTok"/>
        </w:rPr>
        <w:t>:</w:t>
      </w:r>
      <w:r>
        <w:rPr>
          <w:rStyle w:val="DecValTok"/>
        </w:rPr>
        <w:t>9</w:t>
      </w:r>
      <w:r>
        <w:rPr>
          <w:rStyle w:val="NormalTok"/>
        </w:rPr>
        <w:t>)</w:t>
      </w:r>
      <w:r>
        <w:br/>
      </w:r>
      <w:r>
        <w:rPr>
          <w:rStyle w:val="NormalTok"/>
        </w:rPr>
        <w:t>urban &lt;-</w:t>
      </w:r>
      <w:r>
        <w:rPr>
          <w:rStyle w:val="StringTok"/>
        </w:rPr>
        <w:t xml:space="preserve"> </w:t>
      </w:r>
      <w:r>
        <w:rPr>
          <w:rStyle w:val="KeywordTok"/>
        </w:rPr>
        <w:t>filter</w:t>
      </w:r>
      <w:r>
        <w:rPr>
          <w:rStyle w:val="NormalTok"/>
        </w:rPr>
        <w:t xml:space="preserve">(complete, rural_urban_code </w:t>
      </w:r>
      <w:r>
        <w:rPr>
          <w:rStyle w:val="OperatorTok"/>
        </w:rPr>
        <w:t>%in%</w:t>
      </w:r>
      <w:r>
        <w:rPr>
          <w:rStyle w:val="StringTok"/>
        </w:rPr>
        <w:t xml:space="preserve"> </w:t>
      </w:r>
      <w:r>
        <w:rPr>
          <w:rStyle w:val="DecValTok"/>
        </w:rPr>
        <w:t>1</w:t>
      </w:r>
      <w:r>
        <w:rPr>
          <w:rStyle w:val="OperatorTok"/>
        </w:rPr>
        <w:t>:</w:t>
      </w:r>
      <w:r>
        <w:rPr>
          <w:rStyle w:val="DecValTok"/>
        </w:rPr>
        <w:t>3</w:t>
      </w:r>
      <w:r>
        <w:rPr>
          <w:rStyle w:val="NormalTok"/>
        </w:rPr>
        <w:t>)</w:t>
      </w:r>
      <w:r>
        <w:br/>
      </w:r>
      <w:r>
        <w:rPr>
          <w:rStyle w:val="NormalTok"/>
        </w:rPr>
        <w:t>rural &lt;-</w:t>
      </w:r>
      <w:r>
        <w:rPr>
          <w:rStyle w:val="StringTok"/>
        </w:rPr>
        <w:t xml:space="preserve"> </w:t>
      </w:r>
      <w:r>
        <w:rPr>
          <w:rStyle w:val="KeywordTok"/>
        </w:rPr>
        <w:t>filter</w:t>
      </w:r>
      <w:r>
        <w:rPr>
          <w:rStyle w:val="NormalTok"/>
        </w:rPr>
        <w:t xml:space="preserve">(complete, rural_urban_code </w:t>
      </w:r>
      <w:r>
        <w:rPr>
          <w:rStyle w:val="OperatorTok"/>
        </w:rPr>
        <w:t>%in%</w:t>
      </w:r>
      <w:r>
        <w:rPr>
          <w:rStyle w:val="StringTok"/>
        </w:rPr>
        <w:t xml:space="preserve"> </w:t>
      </w:r>
      <w:r>
        <w:rPr>
          <w:rStyle w:val="DecValTok"/>
        </w:rPr>
        <w:t>4</w:t>
      </w:r>
      <w:r>
        <w:rPr>
          <w:rStyle w:val="OperatorTok"/>
        </w:rPr>
        <w:t>:</w:t>
      </w:r>
      <w:r>
        <w:rPr>
          <w:rStyle w:val="DecValTok"/>
        </w:rPr>
        <w:t>9</w:t>
      </w:r>
      <w:r>
        <w:rPr>
          <w:rStyle w:val="NormalTok"/>
        </w:rPr>
        <w:t>)</w:t>
      </w:r>
      <w:r>
        <w:br/>
      </w:r>
      <w:r>
        <w:br/>
      </w:r>
      <w:r>
        <w:rPr>
          <w:rStyle w:val="NormalTok"/>
        </w:rPr>
        <w:t>urban &lt;-</w:t>
      </w:r>
      <w:r>
        <w:rPr>
          <w:rStyle w:val="StringTok"/>
        </w:rPr>
        <w:t xml:space="preserve"> </w:t>
      </w:r>
      <w:r>
        <w:rPr>
          <w:rStyle w:val="NormalTok"/>
        </w:rPr>
        <w:t xml:space="preserve">urban </w:t>
      </w:r>
      <w:r>
        <w:rPr>
          <w:rStyle w:val="OperatorTok"/>
        </w:rPr>
        <w:t>%&gt;%</w:t>
      </w:r>
      <w:r>
        <w:rPr>
          <w:rStyle w:val="StringTok"/>
        </w:rPr>
        <w:t xml:space="preserve"> </w:t>
      </w:r>
      <w:r>
        <w:br/>
      </w:r>
      <w:r>
        <w:rPr>
          <w:rStyle w:val="StringTok"/>
        </w:rPr>
        <w:t xml:space="preserve">  </w:t>
      </w:r>
      <w:r>
        <w:rPr>
          <w:rStyle w:val="KeywordTok"/>
        </w:rPr>
        <w:t>clean_names</w:t>
      </w:r>
      <w:r>
        <w:rPr>
          <w:rStyle w:val="NormalTok"/>
        </w:rPr>
        <w:t>()</w:t>
      </w:r>
      <w:r>
        <w:br/>
      </w:r>
      <w:r>
        <w:br/>
      </w:r>
      <w:r>
        <w:rPr>
          <w:rStyle w:val="NormalTok"/>
        </w:rPr>
        <w:t xml:space="preserve">rural &lt;-rural </w:t>
      </w:r>
      <w:r>
        <w:rPr>
          <w:rStyle w:val="OperatorTok"/>
        </w:rPr>
        <w:t>%&gt;%</w:t>
      </w:r>
      <w:r>
        <w:rPr>
          <w:rStyle w:val="StringTok"/>
        </w:rPr>
        <w:t xml:space="preserve"> </w:t>
      </w:r>
      <w:r>
        <w:br/>
      </w:r>
      <w:r>
        <w:rPr>
          <w:rStyle w:val="StringTok"/>
        </w:rPr>
        <w:t xml:space="preserve">  </w:t>
      </w:r>
      <w:r>
        <w:rPr>
          <w:rStyle w:val="KeywordTok"/>
        </w:rPr>
        <w:t>clean_names</w:t>
      </w:r>
      <w:r>
        <w:rPr>
          <w:rStyle w:val="NormalTok"/>
        </w:rPr>
        <w:t>()</w:t>
      </w:r>
      <w:r>
        <w:br/>
      </w:r>
      <w:r>
        <w:br/>
      </w:r>
      <w:r>
        <w:rPr>
          <w:rStyle w:val="NormalTok"/>
        </w:rPr>
        <w:t>complete</w:t>
      </w:r>
      <w:r>
        <w:rPr>
          <w:rStyle w:val="OperatorTok"/>
        </w:rPr>
        <w:t>$</w:t>
      </w:r>
      <w:r>
        <w:rPr>
          <w:rStyle w:val="NormalTok"/>
        </w:rPr>
        <w:t>rural_urban_code &lt;-</w:t>
      </w:r>
      <w:r>
        <w:rPr>
          <w:rStyle w:val="StringTok"/>
        </w:rPr>
        <w:t xml:space="preserve"> </w:t>
      </w:r>
      <w:r>
        <w:rPr>
          <w:rStyle w:val="KeywordTok"/>
        </w:rPr>
        <w:t>as.character</w:t>
      </w:r>
      <w:r>
        <w:rPr>
          <w:rStyle w:val="NormalTok"/>
        </w:rPr>
        <w:t>(complete</w:t>
      </w:r>
      <w:r>
        <w:rPr>
          <w:rStyle w:val="OperatorTok"/>
        </w:rPr>
        <w:t>$</w:t>
      </w:r>
      <w:r>
        <w:rPr>
          <w:rStyle w:val="NormalTok"/>
        </w:rPr>
        <w:t>rural_urban_code)</w:t>
      </w:r>
      <w:r>
        <w:br/>
      </w:r>
      <w:r>
        <w:rPr>
          <w:rStyle w:val="NormalTok"/>
        </w:rPr>
        <w:t>urban</w:t>
      </w:r>
      <w:r>
        <w:rPr>
          <w:rStyle w:val="OperatorTok"/>
        </w:rPr>
        <w:t>$</w:t>
      </w:r>
      <w:r>
        <w:rPr>
          <w:rStyle w:val="NormalTok"/>
        </w:rPr>
        <w:t>rural_urban_code &lt;-</w:t>
      </w:r>
      <w:r>
        <w:rPr>
          <w:rStyle w:val="StringTok"/>
        </w:rPr>
        <w:t xml:space="preserve"> </w:t>
      </w:r>
      <w:r>
        <w:rPr>
          <w:rStyle w:val="KeywordTok"/>
        </w:rPr>
        <w:t>as.character</w:t>
      </w:r>
      <w:r>
        <w:rPr>
          <w:rStyle w:val="NormalTok"/>
        </w:rPr>
        <w:t>(urban</w:t>
      </w:r>
      <w:r>
        <w:rPr>
          <w:rStyle w:val="OperatorTok"/>
        </w:rPr>
        <w:t>$</w:t>
      </w:r>
      <w:r>
        <w:rPr>
          <w:rStyle w:val="NormalTok"/>
        </w:rPr>
        <w:t>rural_urban_code)</w:t>
      </w:r>
      <w:r>
        <w:br/>
      </w:r>
      <w:r>
        <w:rPr>
          <w:rStyle w:val="NormalTok"/>
        </w:rPr>
        <w:t>rural</w:t>
      </w:r>
      <w:r>
        <w:rPr>
          <w:rStyle w:val="OperatorTok"/>
        </w:rPr>
        <w:t>$</w:t>
      </w:r>
      <w:r>
        <w:rPr>
          <w:rStyle w:val="NormalTok"/>
        </w:rPr>
        <w:t>rural_urban_code &lt;-</w:t>
      </w:r>
      <w:r>
        <w:rPr>
          <w:rStyle w:val="StringTok"/>
        </w:rPr>
        <w:t xml:space="preserve"> </w:t>
      </w:r>
      <w:r>
        <w:rPr>
          <w:rStyle w:val="KeywordTok"/>
        </w:rPr>
        <w:t>as.character</w:t>
      </w:r>
      <w:r>
        <w:rPr>
          <w:rStyle w:val="NormalTok"/>
        </w:rPr>
        <w:t>(rural</w:t>
      </w:r>
      <w:r>
        <w:rPr>
          <w:rStyle w:val="OperatorTok"/>
        </w:rPr>
        <w:t>$</w:t>
      </w:r>
      <w:r>
        <w:rPr>
          <w:rStyle w:val="NormalTok"/>
        </w:rPr>
        <w:t>rural_urban_code)</w:t>
      </w:r>
      <w:r>
        <w:br/>
      </w:r>
      <w:r>
        <w:br/>
      </w:r>
      <w:r>
        <w:br/>
      </w:r>
      <w:r>
        <w:rPr>
          <w:rStyle w:val="NormalTok"/>
        </w:rPr>
        <w:t>completedata3 &lt;-</w:t>
      </w:r>
      <w:r>
        <w:rPr>
          <w:rStyle w:val="StringTok"/>
        </w:rPr>
        <w:t xml:space="preserve"> </w:t>
      </w:r>
      <w:r>
        <w:rPr>
          <w:rStyle w:val="NormalTok"/>
        </w:rPr>
        <w:t xml:space="preserve">complete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(rural_urban_code,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mean =</w:t>
      </w:r>
      <w:r>
        <w:rPr>
          <w:rStyle w:val="NormalTok"/>
        </w:rPr>
        <w:t xml:space="preserve"> </w:t>
      </w:r>
      <w:r>
        <w:rPr>
          <w:rStyle w:val="KeywordTok"/>
        </w:rPr>
        <w:t>mean</w:t>
      </w:r>
      <w:r>
        <w:rPr>
          <w:rStyle w:val="NormalTok"/>
        </w:rPr>
        <w:t xml:space="preserve">(value, </w:t>
      </w:r>
      <w:r>
        <w:rPr>
          <w:rStyle w:val="DataTypeTok"/>
        </w:rPr>
        <w:t>na.rm =</w:t>
      </w:r>
      <w:r>
        <w:rPr>
          <w:rStyle w:val="NormalTok"/>
        </w:rPr>
        <w:t xml:space="preserve"> </w:t>
      </w:r>
      <w:r>
        <w:rPr>
          <w:rStyle w:val="OtherTok"/>
        </w:rPr>
        <w:t>TRUE</w:t>
      </w:r>
      <w:r>
        <w:rPr>
          <w:rStyle w:val="NormalTok"/>
        </w:rPr>
        <w:t>))</w:t>
      </w:r>
    </w:p>
    <w:p w14:paraId="4875A185" w14:textId="77777777" w:rsidR="00A32A4C" w:rsidRDefault="00A93217">
      <w:pPr>
        <w:pStyle w:val="SourceCode"/>
      </w:pPr>
      <w:r>
        <w:rPr>
          <w:rStyle w:val="VerbatimChar"/>
        </w:rPr>
        <w:t>## `summarise()` regrouping output by 'rural_urban_code' (override with `.groups` argument)</w:t>
      </w:r>
    </w:p>
    <w:p w14:paraId="63C2459A" w14:textId="6A396C69" w:rsidR="00A32A4C" w:rsidRDefault="00A93217">
      <w:pPr>
        <w:pStyle w:val="SourceCode"/>
      </w:pPr>
      <w:r>
        <w:rPr>
          <w:rStyle w:val="KeywordTok"/>
        </w:rPr>
        <w:t>ggplot</w:t>
      </w:r>
      <w:r>
        <w:rPr>
          <w:rStyle w:val="NormalTok"/>
        </w:rPr>
        <w:t xml:space="preserve">(completedata3, </w:t>
      </w:r>
      <w:r>
        <w:rPr>
          <w:rStyle w:val="KeywordTok"/>
        </w:rPr>
        <w:t>aes</w:t>
      </w:r>
      <w:r>
        <w:rPr>
          <w:rStyle w:val="NormalTok"/>
        </w:rPr>
        <w:t>(</w:t>
      </w:r>
      <w:r>
        <w:rPr>
          <w:rStyle w:val="DataTypeTok"/>
        </w:rPr>
        <w:t>x =</w:t>
      </w:r>
      <w:r>
        <w:rPr>
          <w:rStyle w:val="NormalTok"/>
        </w:rPr>
        <w:t xml:space="preserve"> </w:t>
      </w:r>
      <w:r>
        <w:rPr>
          <w:rStyle w:val="KeywordTok"/>
        </w:rPr>
        <w:t>reorder</w:t>
      </w:r>
      <w:r>
        <w:rPr>
          <w:rStyle w:val="NormalTok"/>
        </w:rPr>
        <w:t xml:space="preserve">(year, mean), </w:t>
      </w:r>
      <w:r>
        <w:rPr>
          <w:rStyle w:val="DataTypeTok"/>
        </w:rPr>
        <w:t>y =</w:t>
      </w:r>
      <w:r>
        <w:rPr>
          <w:rStyle w:val="NormalTok"/>
        </w:rPr>
        <w:t xml:space="preserve"> mean, </w:t>
      </w:r>
      <w:r>
        <w:rPr>
          <w:rStyle w:val="DataTypeTok"/>
        </w:rPr>
        <w:t>fill =</w:t>
      </w:r>
      <w:r>
        <w:rPr>
          <w:rStyle w:val="NormalTok"/>
        </w:rPr>
        <w:t xml:space="preserve"> rural_urban_code)) </w:t>
      </w:r>
      <w:r>
        <w:rPr>
          <w:rStyle w:val="OperatorTok"/>
        </w:rPr>
        <w:t>+</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scale_x_discrete</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"1970s"</w:t>
      </w:r>
      <w:r>
        <w:rPr>
          <w:rStyle w:val="NormalTok"/>
        </w:rPr>
        <w:t xml:space="preserve">, </w:t>
      </w:r>
      <w:r>
        <w:rPr>
          <w:rStyle w:val="StringTok"/>
        </w:rPr>
        <w:t>"1980s"</w:t>
      </w:r>
      <w:r>
        <w:rPr>
          <w:rStyle w:val="NormalTok"/>
        </w:rPr>
        <w:t xml:space="preserve">, </w:t>
      </w:r>
      <w:r>
        <w:rPr>
          <w:rStyle w:val="StringTok"/>
        </w:rPr>
        <w:t>"1990s"</w:t>
      </w:r>
      <w:r>
        <w:rPr>
          <w:rStyle w:val="NormalTok"/>
        </w:rPr>
        <w:t xml:space="preserve">, </w:t>
      </w:r>
      <w:r>
        <w:br/>
      </w:r>
      <w:r>
        <w:rPr>
          <w:rStyle w:val="NormalTok"/>
        </w:rPr>
        <w:t xml:space="preserve">                              </w:t>
      </w:r>
      <w:r>
        <w:rPr>
          <w:rStyle w:val="StringTok"/>
        </w:rPr>
        <w:t>"2000s"</w:t>
      </w:r>
      <w:r>
        <w:rPr>
          <w:rStyle w:val="NormalTok"/>
        </w:rPr>
        <w:t xml:space="preserve">, </w:t>
      </w:r>
      <w:r>
        <w:rPr>
          <w:rStyle w:val="StringTok"/>
        </w:rPr>
        <w:t>"2010s"</w:t>
      </w:r>
      <w:r>
        <w:rPr>
          <w:rStyle w:val="NormalTok"/>
        </w:rPr>
        <w:t xml:space="preserve">))  </w:t>
      </w:r>
      <w:r>
        <w:rPr>
          <w:rStyle w:val="OperatorTok"/>
        </w:rPr>
        <w:t>+</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"Mean Percentage of the Population with a Bachelor's Degree or Higher </w:t>
      </w:r>
      <w:r>
        <w:rPr>
          <w:rStyle w:val="CharTok"/>
        </w:rPr>
        <w:t>\n</w:t>
      </w:r>
      <w:r>
        <w:rPr>
          <w:rStyle w:val="StringTok"/>
        </w:rPr>
        <w:t xml:space="preserve"> by Year and Rural Urban Code"</w:t>
      </w:r>
      <w:r>
        <w:rPr>
          <w:rStyle w:val="NormalTok"/>
        </w:rPr>
        <w:t>,</w:t>
      </w:r>
      <w:r>
        <w:br/>
      </w:r>
      <w:r>
        <w:rPr>
          <w:rStyle w:val="NormalTok"/>
        </w:rPr>
        <w:t xml:space="preserve">        </w:t>
      </w:r>
      <w:r>
        <w:rPr>
          <w:rStyle w:val="DataTypeTok"/>
        </w:rPr>
        <w:t>caption =</w:t>
      </w:r>
      <w:r>
        <w:rPr>
          <w:rStyle w:val="NormalTok"/>
        </w:rPr>
        <w:t xml:space="preserve"> </w:t>
      </w:r>
      <w:r>
        <w:rPr>
          <w:rStyle w:val="StringTok"/>
        </w:rPr>
        <w:t>"* Measures were taken in 1974, 1983, 1993, 2003, and 2013"</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"Mean % of the Population with a BA or higher"</w:t>
      </w:r>
      <w:r>
        <w:rPr>
          <w:rStyle w:val="NormalTok"/>
        </w:rPr>
        <w:t>,</w:t>
      </w:r>
      <w:r>
        <w:br/>
      </w:r>
      <w:r>
        <w:rPr>
          <w:rStyle w:val="NormalTok"/>
        </w:rPr>
        <w:t xml:space="preserve">       </w:t>
      </w:r>
      <w:r>
        <w:rPr>
          <w:rStyle w:val="DataTypeTok"/>
        </w:rPr>
        <w:t>x =</w:t>
      </w:r>
      <w:r>
        <w:rPr>
          <w:rStyle w:val="NormalTok"/>
        </w:rPr>
        <w:t xml:space="preserve"> </w:t>
      </w:r>
      <w:r>
        <w:rPr>
          <w:rStyle w:val="StringTok"/>
        </w:rPr>
        <w:t>"Year"</w:t>
      </w:r>
      <w:r>
        <w:rPr>
          <w:rStyle w:val="NormalTok"/>
        </w:rPr>
        <w:t>,</w:t>
      </w:r>
      <w:r>
        <w:br/>
      </w:r>
      <w:r>
        <w:rPr>
          <w:rStyle w:val="NormalTok"/>
        </w:rPr>
        <w:t xml:space="preserve">       </w:t>
      </w:r>
      <w:r>
        <w:rPr>
          <w:rStyle w:val="DataTypeTok"/>
        </w:rPr>
        <w:t>fill =</w:t>
      </w:r>
      <w:r>
        <w:rPr>
          <w:rStyle w:val="NormalTok"/>
        </w:rPr>
        <w:t xml:space="preserve"> </w:t>
      </w:r>
      <w:r>
        <w:rPr>
          <w:rStyle w:val="StringTok"/>
        </w:rPr>
        <w:t xml:space="preserve">"Rural Urban Code </w:t>
      </w:r>
      <w:r>
        <w:rPr>
          <w:rStyle w:val="CharTok"/>
        </w:rPr>
        <w:t>\n</w:t>
      </w:r>
      <w:r>
        <w:rPr>
          <w:rStyle w:val="StringTok"/>
        </w:rPr>
        <w:t>(Urban to Rural)"</w:t>
      </w:r>
      <w:r>
        <w:rPr>
          <w:rStyle w:val="NormalTok"/>
        </w:rPr>
        <w:t>)</w:t>
      </w:r>
    </w:p>
    <w:p w14:paraId="2EF5206E" w14:textId="01854D06" w:rsidR="00A32A4C" w:rsidRDefault="008D6A25">
      <w:pPr>
        <w:pStyle w:val="FirstParagraph"/>
        <w:rPr>
          <w:ins w:id="95" w:author="Sanne Smith" w:date="2021-03-09T14:48:00Z"/>
        </w:rPr>
      </w:pPr>
      <w:r w:rsidRPr="008D6A25">
        <w:rPr>
          <w:noProof/>
        </w:rPr>
        <w:lastRenderedPageBreak/>
        <w:drawing>
          <wp:inline distT="0" distB="0" distL="0" distR="0" wp14:anchorId="07BCD09B" wp14:editId="7B796E5E">
            <wp:extent cx="5943600" cy="3668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8395"/>
                    </a:xfrm>
                    <a:prstGeom prst="rect">
                      <a:avLst/>
                    </a:prstGeom>
                  </pic:spPr>
                </pic:pic>
              </a:graphicData>
            </a:graphic>
          </wp:inline>
        </w:drawing>
      </w:r>
    </w:p>
    <w:p w14:paraId="71E8993F" w14:textId="3E98D026" w:rsidR="00736DCC" w:rsidRDefault="00736DCC" w:rsidP="00736DCC">
      <w:pPr>
        <w:pStyle w:val="BodyText"/>
        <w:rPr>
          <w:ins w:id="96" w:author="Sanne Smith" w:date="2021-03-09T14:50:00Z"/>
        </w:rPr>
      </w:pPr>
      <w:ins w:id="97" w:author="Sanne Smith" w:date="2021-03-09T14:48:00Z">
        <w:r>
          <w:t xml:space="preserve">Good going on this plot. I LOVE the notation about </w:t>
        </w:r>
        <w:r w:rsidR="0079251B">
          <w:t xml:space="preserve">the </w:t>
        </w:r>
      </w:ins>
      <w:ins w:id="98" w:author="Sanne Smith" w:date="2021-03-09T14:49:00Z">
        <w:r w:rsidR="0079251B">
          <w:t xml:space="preserve">UR code, but I don’t know if anyone who didn’t know the assignment would </w:t>
        </w:r>
      </w:ins>
      <w:ins w:id="99" w:author="Sanne Smith" w:date="2021-03-09T15:31:00Z">
        <w:r w:rsidR="00A939B9">
          <w:t>k</w:t>
        </w:r>
      </w:ins>
      <w:ins w:id="100" w:author="Sanne Smith" w:date="2021-03-09T14:49:00Z">
        <w:r w:rsidR="0079251B">
          <w:t xml:space="preserve">now that  “measures taking from”  </w:t>
        </w:r>
      </w:ins>
      <w:ins w:id="101" w:author="Sanne Smith" w:date="2021-03-09T14:50:00Z">
        <w:r w:rsidR="0079251B">
          <w:t xml:space="preserve"> refers to the UR code</w:t>
        </w:r>
      </w:ins>
      <w:ins w:id="102" w:author="Sanne Smith" w:date="2021-03-09T15:31:00Z">
        <w:r w:rsidR="00A939B9">
          <w:t>. If I didn’t know better, I’d think that the % bachelor degree holders data was taken from 174, 1983, 1993, 2003 and 201</w:t>
        </w:r>
      </w:ins>
      <w:ins w:id="103" w:author="Sanne Smith" w:date="2021-03-09T15:32:00Z">
        <w:r w:rsidR="00A939B9">
          <w:t>3 (and that is not the case)</w:t>
        </w:r>
      </w:ins>
    </w:p>
    <w:p w14:paraId="4ED03D30" w14:textId="31165199" w:rsidR="0079251B" w:rsidRDefault="0079251B" w:rsidP="00736DCC">
      <w:pPr>
        <w:pStyle w:val="BodyText"/>
        <w:rPr>
          <w:ins w:id="104" w:author="Sanne Smith" w:date="2021-03-09T14:58:00Z"/>
        </w:rPr>
      </w:pPr>
      <w:ins w:id="105" w:author="Sanne Smith" w:date="2021-03-09T14:51:00Z">
        <w:r>
          <w:t>Placing the year on the y axis is a unco</w:t>
        </w:r>
      </w:ins>
      <w:ins w:id="106" w:author="Sanne Smith" w:date="2021-03-09T14:52:00Z">
        <w:r>
          <w:t xml:space="preserve">nventional and I am not sure if it is a good idea to name the year 2010’s as such, because the education data comes from 2014-2018.  </w:t>
        </w:r>
      </w:ins>
    </w:p>
    <w:p w14:paraId="404519BF" w14:textId="23B872DA" w:rsidR="0079251B" w:rsidRPr="00736DCC" w:rsidRDefault="0079251B" w:rsidP="00736DCC">
      <w:pPr>
        <w:pStyle w:val="BodyText"/>
        <w:pPrChange w:id="107" w:author="Sanne Smith" w:date="2021-03-09T14:48:00Z">
          <w:pPr>
            <w:pStyle w:val="FirstParagraph"/>
          </w:pPr>
        </w:pPrChange>
      </w:pPr>
    </w:p>
    <w:p w14:paraId="0CE9DCA1" w14:textId="77777777" w:rsidR="00A32A4C" w:rsidRDefault="00A93217">
      <w:pPr>
        <w:pStyle w:val="SourceCode"/>
      </w:pPr>
      <w:r>
        <w:rPr>
          <w:rStyle w:val="NormalTok"/>
        </w:rPr>
        <w:t xml:space="preserve">   ruraldata &lt;-</w:t>
      </w:r>
      <w:r>
        <w:rPr>
          <w:rStyle w:val="StringTok"/>
        </w:rPr>
        <w:t xml:space="preserve"> </w:t>
      </w:r>
      <w:r>
        <w:rPr>
          <w:rStyle w:val="NormalTok"/>
        </w:rPr>
        <w:t xml:space="preserve">rural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(rural_urban_code,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mean =</w:t>
      </w:r>
      <w:r>
        <w:rPr>
          <w:rStyle w:val="NormalTok"/>
        </w:rPr>
        <w:t xml:space="preserve"> </w:t>
      </w:r>
      <w:r>
        <w:rPr>
          <w:rStyle w:val="KeywordTok"/>
        </w:rPr>
        <w:t>mean</w:t>
      </w:r>
      <w:r>
        <w:rPr>
          <w:rStyle w:val="NormalTok"/>
        </w:rPr>
        <w:t>(per_capita_personal_income_dollars_</w:t>
      </w:r>
      <w:r>
        <w:rPr>
          <w:rStyle w:val="DecValTok"/>
        </w:rPr>
        <w:t>2</w:t>
      </w:r>
      <w:r>
        <w:rPr>
          <w:rStyle w:val="NormalTok"/>
        </w:rPr>
        <w:t xml:space="preserve">, </w:t>
      </w:r>
      <w:r>
        <w:rPr>
          <w:rStyle w:val="DataTypeTok"/>
        </w:rPr>
        <w:t>na.rm =</w:t>
      </w:r>
      <w:r>
        <w:rPr>
          <w:rStyle w:val="NormalTok"/>
        </w:rPr>
        <w:t xml:space="preserve"> </w:t>
      </w:r>
      <w:r>
        <w:rPr>
          <w:rStyle w:val="OtherTok"/>
        </w:rPr>
        <w:t>TRUE</w:t>
      </w:r>
      <w:r>
        <w:rPr>
          <w:rStyle w:val="NormalTok"/>
        </w:rPr>
        <w:t xml:space="preserve">)) </w:t>
      </w:r>
    </w:p>
    <w:p w14:paraId="02C1B69A" w14:textId="77777777" w:rsidR="00A32A4C" w:rsidRDefault="00A93217">
      <w:pPr>
        <w:pStyle w:val="SourceCode"/>
      </w:pPr>
      <w:r>
        <w:rPr>
          <w:rStyle w:val="VerbatimChar"/>
        </w:rPr>
        <w:t>## `summarise()` regrouping output by 'rural_urban_code' (override with `.groups` argument)</w:t>
      </w:r>
    </w:p>
    <w:p w14:paraId="5C86E891" w14:textId="2C628607" w:rsidR="00A32A4C" w:rsidRDefault="00A93217">
      <w:pPr>
        <w:pStyle w:val="SourceCode"/>
        <w:rPr>
          <w:ins w:id="108" w:author="Sanne Smith" w:date="2021-03-09T15:00:00Z"/>
          <w:rStyle w:val="NormalTok"/>
        </w:rPr>
      </w:pPr>
      <w:r>
        <w:rPr>
          <w:rStyle w:val="NormalTok"/>
        </w:rPr>
        <w:t xml:space="preserve">   urbandata &lt;-</w:t>
      </w:r>
      <w:r>
        <w:rPr>
          <w:rStyle w:val="StringTok"/>
        </w:rPr>
        <w:t xml:space="preserve"> </w:t>
      </w:r>
      <w:r>
        <w:rPr>
          <w:rStyle w:val="NormalTok"/>
        </w:rPr>
        <w:t xml:space="preserve">urban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(rural_urban_code,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sidRPr="00147F8E">
        <w:rPr>
          <w:rStyle w:val="DataTypeTok"/>
          <w:highlight w:val="yellow"/>
          <w:rPrChange w:id="109" w:author="Sanne Smith" w:date="2021-03-09T15:01:00Z">
            <w:rPr>
              <w:rStyle w:val="DataTypeTok"/>
            </w:rPr>
          </w:rPrChange>
        </w:rPr>
        <w:t>mean =</w:t>
      </w:r>
      <w:r w:rsidRPr="00147F8E">
        <w:rPr>
          <w:rStyle w:val="NormalTok"/>
          <w:highlight w:val="yellow"/>
          <w:rPrChange w:id="110" w:author="Sanne Smith" w:date="2021-03-09T15:01:00Z">
            <w:rPr>
              <w:rStyle w:val="NormalTok"/>
            </w:rPr>
          </w:rPrChange>
        </w:rPr>
        <w:t xml:space="preserve"> </w:t>
      </w:r>
      <w:r w:rsidRPr="00147F8E">
        <w:rPr>
          <w:rStyle w:val="KeywordTok"/>
          <w:highlight w:val="yellow"/>
          <w:rPrChange w:id="111" w:author="Sanne Smith" w:date="2021-03-09T15:01:00Z">
            <w:rPr>
              <w:rStyle w:val="KeywordTok"/>
            </w:rPr>
          </w:rPrChange>
        </w:rPr>
        <w:t>mean</w:t>
      </w:r>
      <w:r w:rsidRPr="00147F8E">
        <w:rPr>
          <w:rStyle w:val="NormalTok"/>
          <w:highlight w:val="yellow"/>
          <w:rPrChange w:id="112" w:author="Sanne Smith" w:date="2021-03-09T15:01:00Z">
            <w:rPr>
              <w:rStyle w:val="NormalTok"/>
            </w:rPr>
          </w:rPrChange>
        </w:rPr>
        <w:t>(population_persons_</w:t>
      </w:r>
      <w:r w:rsidRPr="00147F8E">
        <w:rPr>
          <w:rStyle w:val="DecValTok"/>
          <w:highlight w:val="yellow"/>
          <w:rPrChange w:id="113" w:author="Sanne Smith" w:date="2021-03-09T15:01:00Z">
            <w:rPr>
              <w:rStyle w:val="DecValTok"/>
            </w:rPr>
          </w:rPrChange>
        </w:rPr>
        <w:t>1</w:t>
      </w:r>
      <w:r w:rsidRPr="00147F8E">
        <w:rPr>
          <w:rStyle w:val="NormalTok"/>
          <w:highlight w:val="yellow"/>
          <w:rPrChange w:id="114" w:author="Sanne Smith" w:date="2021-03-09T15:01:00Z">
            <w:rPr>
              <w:rStyle w:val="NormalTok"/>
            </w:rPr>
          </w:rPrChange>
        </w:rPr>
        <w:t>,</w:t>
      </w:r>
      <w:r>
        <w:rPr>
          <w:rStyle w:val="NormalTok"/>
        </w:rPr>
        <w:t xml:space="preserve"> </w:t>
      </w:r>
      <w:r>
        <w:rPr>
          <w:rStyle w:val="DataTypeTok"/>
        </w:rPr>
        <w:t>na.rm =</w:t>
      </w:r>
      <w:r>
        <w:rPr>
          <w:rStyle w:val="NormalTok"/>
        </w:rPr>
        <w:t xml:space="preserve"> </w:t>
      </w:r>
      <w:r>
        <w:rPr>
          <w:rStyle w:val="OtherTok"/>
        </w:rPr>
        <w:t>TRUE</w:t>
      </w:r>
      <w:r>
        <w:rPr>
          <w:rStyle w:val="NormalTok"/>
        </w:rPr>
        <w:t xml:space="preserve">)) </w:t>
      </w:r>
    </w:p>
    <w:p w14:paraId="5ABC8C23" w14:textId="4EF42C83" w:rsidR="00147F8E" w:rsidRDefault="00147F8E">
      <w:pPr>
        <w:pStyle w:val="SourceCode"/>
      </w:pPr>
      <w:ins w:id="115" w:author="Sanne Smith" w:date="2021-03-09T15:00:00Z">
        <w:r>
          <w:t>Why are you taking the mean population?</w:t>
        </w:r>
      </w:ins>
    </w:p>
    <w:p w14:paraId="3E94EC7A" w14:textId="77777777" w:rsidR="00A32A4C" w:rsidRDefault="00A93217">
      <w:pPr>
        <w:pStyle w:val="SourceCode"/>
      </w:pPr>
      <w:r>
        <w:rPr>
          <w:rStyle w:val="VerbatimChar"/>
        </w:rPr>
        <w:t>## `summarise()` regrouping output by 'rural_urban_code' (override with `.groups` argument)</w:t>
      </w:r>
    </w:p>
    <w:p w14:paraId="7240E114" w14:textId="4566A631" w:rsidR="00A32A4C" w:rsidRDefault="00A93217">
      <w:pPr>
        <w:pStyle w:val="SourceCode"/>
        <w:rPr>
          <w:rStyle w:val="NormalTok"/>
        </w:rPr>
      </w:pPr>
      <w:r>
        <w:rPr>
          <w:rStyle w:val="NormalTok"/>
        </w:rPr>
        <w:t xml:space="preserve">  </w:t>
      </w:r>
      <w:r>
        <w:rPr>
          <w:rStyle w:val="KeywordTok"/>
        </w:rPr>
        <w:t>ggplot</w:t>
      </w:r>
      <w:r>
        <w:rPr>
          <w:rStyle w:val="NormalTok"/>
        </w:rPr>
        <w:t>(</w:t>
      </w:r>
      <w:r w:rsidRPr="00147F8E">
        <w:rPr>
          <w:rStyle w:val="NormalTok"/>
          <w:highlight w:val="yellow"/>
          <w:rPrChange w:id="116" w:author="Sanne Smith" w:date="2021-03-09T15:01:00Z">
            <w:rPr>
              <w:rStyle w:val="NormalTok"/>
            </w:rPr>
          </w:rPrChange>
        </w:rPr>
        <w:t>urbandata</w:t>
      </w:r>
      <w:r>
        <w:rPr>
          <w:rStyle w:val="NormalTok"/>
        </w:rPr>
        <w:t xml:space="preserve">, </w:t>
      </w:r>
      <w:r>
        <w:rPr>
          <w:rStyle w:val="KeywordTok"/>
        </w:rPr>
        <w:t>aes</w:t>
      </w:r>
      <w:r>
        <w:rPr>
          <w:rStyle w:val="NormalTok"/>
        </w:rPr>
        <w:t>(</w:t>
      </w:r>
      <w:r>
        <w:rPr>
          <w:rStyle w:val="DataTypeTok"/>
        </w:rPr>
        <w:t>x=</w:t>
      </w:r>
      <w:r>
        <w:rPr>
          <w:rStyle w:val="NormalTok"/>
        </w:rPr>
        <w:t xml:space="preserve">year, </w:t>
      </w:r>
      <w:r>
        <w:rPr>
          <w:rStyle w:val="DataTypeTok"/>
        </w:rPr>
        <w:t>y=</w:t>
      </w:r>
      <w:r w:rsidRPr="00147F8E">
        <w:rPr>
          <w:rStyle w:val="NormalTok"/>
          <w:highlight w:val="yellow"/>
          <w:rPrChange w:id="117" w:author="Sanne Smith" w:date="2021-03-09T15:01:00Z">
            <w:rPr>
              <w:rStyle w:val="NormalTok"/>
            </w:rPr>
          </w:rPrChange>
        </w:rPr>
        <w:t>mean</w:t>
      </w:r>
      <w:r>
        <w:rPr>
          <w:rStyle w:val="NormalTok"/>
        </w:rPr>
        <w:t xml:space="preserve">, </w:t>
      </w:r>
      <w:r>
        <w:rPr>
          <w:rStyle w:val="DataTypeTok"/>
        </w:rPr>
        <w:t>group=</w:t>
      </w:r>
      <w:r>
        <w:rPr>
          <w:rStyle w:val="NormalTok"/>
        </w:rPr>
        <w:t xml:space="preserve">rural_urban_code))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linetype=</w:t>
      </w:r>
      <w:r>
        <w:rPr>
          <w:rStyle w:val="NormalTok"/>
        </w:rPr>
        <w:t xml:space="preserve">rural_urban_code, </w:t>
      </w:r>
      <w:r>
        <w:rPr>
          <w:rStyle w:val="DataTypeTok"/>
        </w:rPr>
        <w:t>color=</w:t>
      </w:r>
      <w:r>
        <w:rPr>
          <w:rStyle w:val="NormalTok"/>
        </w:rPr>
        <w:t>rural_urban_code))</w:t>
      </w:r>
      <w:r>
        <w:rPr>
          <w:rStyle w:val="OperatorTok"/>
        </w:rPr>
        <w:t>+</w:t>
      </w:r>
      <w:r>
        <w:br/>
      </w:r>
      <w:r>
        <w:rPr>
          <w:rStyle w:val="StringTok"/>
        </w:rPr>
        <w:lastRenderedPageBreak/>
        <w:t xml:space="preserve">  </w:t>
      </w:r>
      <w:r>
        <w:rPr>
          <w:rStyle w:val="KeywordTok"/>
        </w:rPr>
        <w:t>geom_point</w:t>
      </w:r>
      <w:r>
        <w:rPr>
          <w:rStyle w:val="NormalTok"/>
        </w:rPr>
        <w:t>(</w:t>
      </w:r>
      <w:r>
        <w:rPr>
          <w:rStyle w:val="KeywordTok"/>
        </w:rPr>
        <w:t>aes</w:t>
      </w:r>
      <w:r>
        <w:rPr>
          <w:rStyle w:val="NormalTok"/>
        </w:rPr>
        <w:t>(</w:t>
      </w:r>
      <w:r>
        <w:rPr>
          <w:rStyle w:val="DataTypeTok"/>
        </w:rPr>
        <w:t>color=</w:t>
      </w:r>
      <w:r>
        <w:rPr>
          <w:rStyle w:val="NormalTok"/>
        </w:rPr>
        <w:t>rural_urban_code))</w:t>
      </w:r>
      <w:r>
        <w:rPr>
          <w:rStyle w:val="OperatorTok"/>
        </w:rPr>
        <w:t>+</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rural_urban_code, </w:t>
      </w:r>
      <w:r>
        <w:rPr>
          <w:rStyle w:val="DataTypeTok"/>
        </w:rPr>
        <w:t>scales =</w:t>
      </w:r>
      <w:r>
        <w:rPr>
          <w:rStyle w:val="NormalTok"/>
        </w:rPr>
        <w:t xml:space="preserve"> </w:t>
      </w:r>
      <w:r>
        <w:rPr>
          <w:rStyle w:val="StringTok"/>
        </w:rPr>
        <w:t>"free"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"Mean Per Capita Personal Income for Bachelor's Degree or Higher by Year and Rural Urban Code"</w:t>
      </w:r>
      <w:r>
        <w:rPr>
          <w:rStyle w:val="NormalTok"/>
        </w:rPr>
        <w:t>,</w:t>
      </w:r>
      <w:r>
        <w:br/>
      </w:r>
      <w:r>
        <w:rPr>
          <w:rStyle w:val="NormalTok"/>
        </w:rPr>
        <w:t xml:space="preserve">     </w:t>
      </w:r>
      <w:r>
        <w:rPr>
          <w:rStyle w:val="DataTypeTok"/>
        </w:rPr>
        <w:t>subtitle =</w:t>
      </w:r>
      <w:r>
        <w:rPr>
          <w:rStyle w:val="NormalTok"/>
        </w:rPr>
        <w:t xml:space="preserve"> </w:t>
      </w:r>
      <w:r>
        <w:rPr>
          <w:rStyle w:val="StringTok"/>
        </w:rPr>
        <w:t>"Urban Areas"</w:t>
      </w:r>
      <w:r>
        <w:rPr>
          <w:rStyle w:val="NormalTok"/>
        </w:rPr>
        <w:t>,</w:t>
      </w:r>
      <w:r>
        <w:br/>
      </w:r>
      <w:r>
        <w:rPr>
          <w:rStyle w:val="NormalTok"/>
        </w:rPr>
        <w:t xml:space="preserve">     </w:t>
      </w:r>
      <w:r>
        <w:rPr>
          <w:rStyle w:val="DataTypeTok"/>
        </w:rPr>
        <w:t>caption =</w:t>
      </w:r>
      <w:r>
        <w:rPr>
          <w:rStyle w:val="NormalTok"/>
        </w:rPr>
        <w:t xml:space="preserve"> </w:t>
      </w:r>
      <w:r>
        <w:rPr>
          <w:rStyle w:val="StringTok"/>
        </w:rPr>
        <w:t>"* Measures were taken in 1974, 1983, 1993, 2003, and 2013"</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"Mean per capita Personal Income (dollars)"</w:t>
      </w:r>
      <w:r>
        <w:rPr>
          <w:rStyle w:val="NormalTok"/>
        </w:rPr>
        <w:t>,</w:t>
      </w:r>
      <w:r>
        <w:br/>
      </w:r>
      <w:r>
        <w:rPr>
          <w:rStyle w:val="NormalTok"/>
        </w:rPr>
        <w:t xml:space="preserve">      </w:t>
      </w:r>
      <w:r>
        <w:rPr>
          <w:rStyle w:val="DataTypeTok"/>
        </w:rPr>
        <w:t>x =</w:t>
      </w:r>
      <w:r>
        <w:rPr>
          <w:rStyle w:val="NormalTok"/>
        </w:rPr>
        <w:t xml:space="preserve"> </w:t>
      </w:r>
      <w:r>
        <w:rPr>
          <w:rStyle w:val="StringTok"/>
        </w:rPr>
        <w:t>"Year"</w:t>
      </w:r>
      <w:r>
        <w:rPr>
          <w:rStyle w:val="NormalTok"/>
        </w:rPr>
        <w:t>,</w:t>
      </w:r>
      <w:r>
        <w:br/>
      </w:r>
      <w:r>
        <w:rPr>
          <w:rStyle w:val="NormalTok"/>
        </w:rPr>
        <w:t xml:space="preserve">      </w:t>
      </w:r>
      <w:r>
        <w:rPr>
          <w:rStyle w:val="DataTypeTok"/>
        </w:rPr>
        <w:t>color =</w:t>
      </w:r>
      <w:r>
        <w:rPr>
          <w:rStyle w:val="NormalTok"/>
        </w:rPr>
        <w:t xml:space="preserve"> </w:t>
      </w:r>
      <w:r>
        <w:rPr>
          <w:rStyle w:val="StringTok"/>
        </w:rPr>
        <w:t>"Rural Urban Code - Urban Areas"</w:t>
      </w:r>
      <w:r>
        <w:rPr>
          <w:rStyle w:val="NormalTok"/>
        </w:rPr>
        <w:t xml:space="preserve">, </w:t>
      </w:r>
      <w:r>
        <w:br/>
      </w:r>
      <w:r>
        <w:rPr>
          <w:rStyle w:val="NormalTok"/>
        </w:rPr>
        <w:t xml:space="preserve">      </w:t>
      </w:r>
      <w:r>
        <w:rPr>
          <w:rStyle w:val="DataTypeTok"/>
        </w:rPr>
        <w:t>linetype =</w:t>
      </w:r>
      <w:r>
        <w:rPr>
          <w:rStyle w:val="NormalTok"/>
        </w:rPr>
        <w:t xml:space="preserve"> </w:t>
      </w:r>
      <w:r>
        <w:rPr>
          <w:rStyle w:val="StringTok"/>
        </w:rPr>
        <w:t>"Rural Urban Code - Urban Areas"</w:t>
      </w:r>
      <w:r>
        <w:rPr>
          <w:rStyle w:val="NormalTok"/>
        </w:rPr>
        <w:t>)</w:t>
      </w:r>
    </w:p>
    <w:p w14:paraId="0E0291B3" w14:textId="0FDD34F6" w:rsidR="0040383C" w:rsidRDefault="0040383C">
      <w:pPr>
        <w:pStyle w:val="SourceCode"/>
      </w:pPr>
    </w:p>
    <w:p w14:paraId="3E07B786" w14:textId="085C8140" w:rsidR="00A32A4C" w:rsidRDefault="008D6A25">
      <w:pPr>
        <w:pStyle w:val="FirstParagraph"/>
        <w:rPr>
          <w:ins w:id="118" w:author="Sanne Smith" w:date="2021-03-09T15:01:00Z"/>
        </w:rPr>
      </w:pPr>
      <w:r w:rsidRPr="008D6A25">
        <w:rPr>
          <w:noProof/>
        </w:rPr>
        <w:drawing>
          <wp:inline distT="0" distB="0" distL="0" distR="0" wp14:anchorId="122086B3" wp14:editId="26ACF3D3">
            <wp:extent cx="6143625" cy="57839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049" cy="5801279"/>
                    </a:xfrm>
                    <a:prstGeom prst="rect">
                      <a:avLst/>
                    </a:prstGeom>
                  </pic:spPr>
                </pic:pic>
              </a:graphicData>
            </a:graphic>
          </wp:inline>
        </w:drawing>
      </w:r>
    </w:p>
    <w:p w14:paraId="5FD717B1" w14:textId="58CC44A8" w:rsidR="00147F8E" w:rsidRPr="00147F8E" w:rsidRDefault="00147F8E" w:rsidP="00147F8E">
      <w:pPr>
        <w:pStyle w:val="BodyText"/>
        <w:pPrChange w:id="119" w:author="Sanne Smith" w:date="2021-03-09T15:01:00Z">
          <w:pPr>
            <w:pStyle w:val="FirstParagraph"/>
          </w:pPr>
        </w:pPrChange>
      </w:pPr>
      <w:ins w:id="120" w:author="Sanne Smith" w:date="2021-03-09T15:01:00Z">
        <w:r>
          <w:lastRenderedPageBreak/>
          <w:t>Hmm I am not sure what this plot is showing. From your code it looks l</w:t>
        </w:r>
      </w:ins>
      <w:ins w:id="121" w:author="Sanne Smith" w:date="2021-03-09T15:02:00Z">
        <w:r>
          <w:t xml:space="preserve">ike you are plotting not capita but population size. </w:t>
        </w:r>
      </w:ins>
      <w:ins w:id="122" w:author="Sanne Smith" w:date="2021-03-09T15:05:00Z">
        <w:r>
          <w:t xml:space="preserve"> But I think </w:t>
        </w:r>
      </w:ins>
      <w:ins w:id="123" w:author="Sanne Smith" w:date="2021-03-09T15:06:00Z">
        <w:r>
          <w:t xml:space="preserve">you didn’t mean to do that as your next plot is income.  </w:t>
        </w:r>
      </w:ins>
      <w:ins w:id="124" w:author="Sanne Smith" w:date="2021-03-09T15:18:00Z">
        <w:r w:rsidR="00530B81">
          <w:t xml:space="preserve">Other than that, I don’t think it is right that the population stays so stable over time, do you? </w:t>
        </w:r>
      </w:ins>
      <w:ins w:id="125" w:author="Sanne Smith" w:date="2021-03-09T15:06:00Z">
        <w:r>
          <w:t>Note that we did not ask you to asses</w:t>
        </w:r>
      </w:ins>
      <w:ins w:id="126" w:author="Sanne Smith" w:date="2021-03-09T15:18:00Z">
        <w:r w:rsidR="00530B81">
          <w:t>s</w:t>
        </w:r>
      </w:ins>
      <w:ins w:id="127" w:author="Sanne Smith" w:date="2021-03-09T15:06:00Z">
        <w:r>
          <w:t xml:space="preserve"> income inequality over time. </w:t>
        </w:r>
      </w:ins>
    </w:p>
    <w:p w14:paraId="491861E0" w14:textId="77777777" w:rsidR="00A32A4C" w:rsidRDefault="00A93217">
      <w:pPr>
        <w:pStyle w:val="SourceCode"/>
      </w:pPr>
      <w:r>
        <w:rPr>
          <w:rStyle w:val="KeywordTok"/>
        </w:rPr>
        <w:t>ggplot</w:t>
      </w:r>
      <w:r>
        <w:rPr>
          <w:rStyle w:val="NormalTok"/>
        </w:rPr>
        <w:t xml:space="preserve">(ruraldata, </w:t>
      </w:r>
      <w:r>
        <w:rPr>
          <w:rStyle w:val="KeywordTok"/>
        </w:rPr>
        <w:t>aes</w:t>
      </w:r>
      <w:r>
        <w:rPr>
          <w:rStyle w:val="NormalTok"/>
        </w:rPr>
        <w:t>(</w:t>
      </w:r>
      <w:r>
        <w:rPr>
          <w:rStyle w:val="DataTypeTok"/>
        </w:rPr>
        <w:t>x=</w:t>
      </w:r>
      <w:r>
        <w:rPr>
          <w:rStyle w:val="NormalTok"/>
        </w:rPr>
        <w:t xml:space="preserve">year, </w:t>
      </w:r>
      <w:r>
        <w:rPr>
          <w:rStyle w:val="DataTypeTok"/>
        </w:rPr>
        <w:t>y=</w:t>
      </w:r>
      <w:r>
        <w:rPr>
          <w:rStyle w:val="NormalTok"/>
        </w:rPr>
        <w:t xml:space="preserve">mean, </w:t>
      </w:r>
      <w:r>
        <w:rPr>
          <w:rStyle w:val="DataTypeTok"/>
        </w:rPr>
        <w:t>group=</w:t>
      </w:r>
      <w:r>
        <w:rPr>
          <w:rStyle w:val="NormalTok"/>
        </w:rPr>
        <w:t xml:space="preserve">rural_urban_code))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linetype=</w:t>
      </w:r>
      <w:r>
        <w:rPr>
          <w:rStyle w:val="NormalTok"/>
        </w:rPr>
        <w:t xml:space="preserve">rural_urban_code, </w:t>
      </w:r>
      <w:r>
        <w:rPr>
          <w:rStyle w:val="DataTypeTok"/>
        </w:rPr>
        <w:t>color=</w:t>
      </w:r>
      <w:r>
        <w:rPr>
          <w:rStyle w:val="NormalTok"/>
        </w:rPr>
        <w:t>rural_urban_code))</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w:t>
      </w:r>
      <w:r>
        <w:rPr>
          <w:rStyle w:val="NormalTok"/>
        </w:rPr>
        <w:t>rural_urban_code))</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rural_urban_code, </w:t>
      </w:r>
      <w:r>
        <w:rPr>
          <w:rStyle w:val="DataTypeTok"/>
        </w:rPr>
        <w:t>scales =</w:t>
      </w:r>
      <w:r>
        <w:rPr>
          <w:rStyle w:val="NormalTok"/>
        </w:rPr>
        <w:t xml:space="preserve"> </w:t>
      </w:r>
      <w:r>
        <w:rPr>
          <w:rStyle w:val="StringTok"/>
        </w:rPr>
        <w:t>"free"</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"Mean Per Capita Personal Income for Bachelor's Degree or Higher by Year and Rural Urban Code"</w:t>
      </w:r>
      <w:r>
        <w:rPr>
          <w:rStyle w:val="NormalTok"/>
        </w:rPr>
        <w:t>,</w:t>
      </w:r>
      <w:r>
        <w:br/>
      </w:r>
      <w:r>
        <w:rPr>
          <w:rStyle w:val="NormalTok"/>
        </w:rPr>
        <w:t xml:space="preserve">       </w:t>
      </w:r>
      <w:r>
        <w:rPr>
          <w:rStyle w:val="DataTypeTok"/>
        </w:rPr>
        <w:t>subtitle =</w:t>
      </w:r>
      <w:r>
        <w:rPr>
          <w:rStyle w:val="NormalTok"/>
        </w:rPr>
        <w:t xml:space="preserve"> </w:t>
      </w:r>
      <w:r>
        <w:rPr>
          <w:rStyle w:val="StringTok"/>
        </w:rPr>
        <w:t>"Rural Areas"</w:t>
      </w:r>
      <w:r>
        <w:rPr>
          <w:rStyle w:val="NormalTok"/>
        </w:rPr>
        <w:t>,</w:t>
      </w:r>
      <w:r>
        <w:br/>
      </w:r>
      <w:r>
        <w:rPr>
          <w:rStyle w:val="NormalTok"/>
        </w:rPr>
        <w:t xml:space="preserve">       </w:t>
      </w:r>
      <w:r>
        <w:rPr>
          <w:rStyle w:val="DataTypeTok"/>
        </w:rPr>
        <w:t>caption =</w:t>
      </w:r>
      <w:r>
        <w:rPr>
          <w:rStyle w:val="NormalTok"/>
        </w:rPr>
        <w:t xml:space="preserve"> </w:t>
      </w:r>
      <w:r>
        <w:rPr>
          <w:rStyle w:val="StringTok"/>
        </w:rPr>
        <w:t>"* Measures were taken in 1974, 1983, 1993, 2003, and 2013"</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"Mean per capita Personal Income (dollars)"</w:t>
      </w:r>
      <w:r>
        <w:rPr>
          <w:rStyle w:val="NormalTok"/>
        </w:rPr>
        <w:t>,</w:t>
      </w:r>
      <w:r>
        <w:br/>
      </w:r>
      <w:r>
        <w:rPr>
          <w:rStyle w:val="NormalTok"/>
        </w:rPr>
        <w:t xml:space="preserve">       </w:t>
      </w:r>
      <w:r>
        <w:rPr>
          <w:rStyle w:val="DataTypeTok"/>
        </w:rPr>
        <w:t>x =</w:t>
      </w:r>
      <w:r>
        <w:rPr>
          <w:rStyle w:val="NormalTok"/>
        </w:rPr>
        <w:t xml:space="preserve"> </w:t>
      </w:r>
      <w:r>
        <w:rPr>
          <w:rStyle w:val="StringTok"/>
        </w:rPr>
        <w:t>"Year"</w:t>
      </w:r>
      <w:r>
        <w:rPr>
          <w:rStyle w:val="NormalTok"/>
        </w:rPr>
        <w:t>,</w:t>
      </w:r>
      <w:r>
        <w:br/>
      </w:r>
      <w:r>
        <w:rPr>
          <w:rStyle w:val="NormalTok"/>
        </w:rPr>
        <w:t xml:space="preserve">       </w:t>
      </w:r>
      <w:r>
        <w:rPr>
          <w:rStyle w:val="DataTypeTok"/>
        </w:rPr>
        <w:t>color =</w:t>
      </w:r>
      <w:r>
        <w:rPr>
          <w:rStyle w:val="NormalTok"/>
        </w:rPr>
        <w:t xml:space="preserve"> </w:t>
      </w:r>
      <w:r>
        <w:rPr>
          <w:rStyle w:val="StringTok"/>
        </w:rPr>
        <w:t>"Rural Urban Code - Rural Areas"</w:t>
      </w:r>
      <w:r>
        <w:rPr>
          <w:rStyle w:val="NormalTok"/>
        </w:rPr>
        <w:t xml:space="preserve">, </w:t>
      </w:r>
      <w:r>
        <w:br/>
      </w:r>
      <w:r>
        <w:rPr>
          <w:rStyle w:val="NormalTok"/>
        </w:rPr>
        <w:t xml:space="preserve">       </w:t>
      </w:r>
      <w:r>
        <w:rPr>
          <w:rStyle w:val="DataTypeTok"/>
        </w:rPr>
        <w:t>linetype =</w:t>
      </w:r>
      <w:r>
        <w:rPr>
          <w:rStyle w:val="NormalTok"/>
        </w:rPr>
        <w:t xml:space="preserve"> </w:t>
      </w:r>
      <w:r>
        <w:rPr>
          <w:rStyle w:val="StringTok"/>
        </w:rPr>
        <w:t>"Rural Urban Code - Rural Areas"</w:t>
      </w:r>
      <w:r>
        <w:rPr>
          <w:rStyle w:val="NormalTok"/>
        </w:rPr>
        <w:t>)</w:t>
      </w:r>
    </w:p>
    <w:p w14:paraId="5F56F925" w14:textId="593A6863" w:rsidR="00147F8E" w:rsidRDefault="008D6A25" w:rsidP="00147F8E">
      <w:pPr>
        <w:pStyle w:val="FirstParagraph"/>
        <w:rPr>
          <w:ins w:id="128" w:author="Sanne Smith" w:date="2021-03-09T15:05:00Z"/>
        </w:rPr>
      </w:pPr>
      <w:r w:rsidRPr="008D6A25">
        <w:rPr>
          <w:noProof/>
        </w:rPr>
        <w:lastRenderedPageBreak/>
        <w:drawing>
          <wp:inline distT="0" distB="0" distL="0" distR="0" wp14:anchorId="55B3EFC5" wp14:editId="114C2996">
            <wp:extent cx="5943600" cy="559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95620"/>
                    </a:xfrm>
                    <a:prstGeom prst="rect">
                      <a:avLst/>
                    </a:prstGeom>
                  </pic:spPr>
                </pic:pic>
              </a:graphicData>
            </a:graphic>
          </wp:inline>
        </w:drawing>
      </w:r>
    </w:p>
    <w:p w14:paraId="30C39148" w14:textId="0D3ACEF4" w:rsidR="00147F8E" w:rsidRPr="00147F8E" w:rsidRDefault="00147F8E" w:rsidP="00147F8E">
      <w:pPr>
        <w:pStyle w:val="BodyText"/>
        <w:pPrChange w:id="129" w:author="Sanne Smith" w:date="2021-03-09T15:05:00Z">
          <w:pPr>
            <w:pStyle w:val="FirstParagraph"/>
          </w:pPr>
        </w:pPrChange>
      </w:pPr>
    </w:p>
    <w:p w14:paraId="23136674" w14:textId="77777777" w:rsidR="00A32A4C" w:rsidRDefault="00A93217">
      <w:pPr>
        <w:pStyle w:val="BodyText"/>
      </w:pPr>
      <w:r>
        <w:rPr>
          <w:b/>
        </w:rPr>
        <w:t>Q2: How is county educational attainment level related to county personal income vary between areas with different urbanization levels and does this relationship change over time?</w:t>
      </w:r>
    </w:p>
    <w:p w14:paraId="3A4E3E84" w14:textId="77777777" w:rsidR="00A32A4C" w:rsidRDefault="00A93217">
      <w:pPr>
        <w:pStyle w:val="SourceCode"/>
      </w:pPr>
      <w:r>
        <w:rPr>
          <w:rStyle w:val="CommentTok"/>
        </w:rPr>
        <w:t># Include all code required to generate your visualization here.</w:t>
      </w:r>
      <w:r>
        <w:br/>
      </w:r>
      <w:r>
        <w:br/>
      </w:r>
      <w:r>
        <w:br/>
      </w:r>
      <w:r>
        <w:rPr>
          <w:rStyle w:val="NormalTok"/>
        </w:rPr>
        <w:t>completedata2 &lt;-</w:t>
      </w:r>
      <w:r>
        <w:rPr>
          <w:rStyle w:val="StringTok"/>
        </w:rPr>
        <w:t xml:space="preserve"> </w:t>
      </w:r>
      <w:r>
        <w:rPr>
          <w:rStyle w:val="NormalTok"/>
        </w:rPr>
        <w:t xml:space="preserve">complete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(rural_urban_code,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mean =</w:t>
      </w:r>
      <w:r>
        <w:rPr>
          <w:rStyle w:val="NormalTok"/>
        </w:rPr>
        <w:t xml:space="preserve"> </w:t>
      </w:r>
      <w:r>
        <w:rPr>
          <w:rStyle w:val="KeywordTok"/>
        </w:rPr>
        <w:t>mean</w:t>
      </w:r>
      <w:r>
        <w:rPr>
          <w:rStyle w:val="NormalTok"/>
        </w:rPr>
        <w:t xml:space="preserve">(personal_income_thousands_of_dollars, </w:t>
      </w:r>
      <w:r>
        <w:rPr>
          <w:rStyle w:val="DataTypeTok"/>
        </w:rPr>
        <w:t>na.rm =</w:t>
      </w:r>
      <w:r>
        <w:rPr>
          <w:rStyle w:val="NormalTok"/>
        </w:rPr>
        <w:t xml:space="preserve"> </w:t>
      </w:r>
      <w:r>
        <w:rPr>
          <w:rStyle w:val="OtherTok"/>
        </w:rPr>
        <w:t>TRUE</w:t>
      </w:r>
      <w:r>
        <w:rPr>
          <w:rStyle w:val="NormalTok"/>
        </w:rPr>
        <w:t xml:space="preserve">)) </w:t>
      </w:r>
    </w:p>
    <w:p w14:paraId="66C127A4" w14:textId="77777777" w:rsidR="00A32A4C" w:rsidRDefault="00A93217">
      <w:pPr>
        <w:pStyle w:val="SourceCode"/>
      </w:pPr>
      <w:r>
        <w:rPr>
          <w:rStyle w:val="VerbatimChar"/>
        </w:rPr>
        <w:t>## `summarise()` regrouping output by 'rural_urban_code' (override with `.groups` argument)</w:t>
      </w:r>
    </w:p>
    <w:p w14:paraId="1B1AA8AE" w14:textId="77777777" w:rsidR="00A32A4C" w:rsidRDefault="00A93217">
      <w:pPr>
        <w:pStyle w:val="SourceCode"/>
      </w:pPr>
      <w:r>
        <w:rPr>
          <w:rStyle w:val="NormalTok"/>
        </w:rPr>
        <w:lastRenderedPageBreak/>
        <w:t xml:space="preserve"> </w:t>
      </w:r>
      <w:r>
        <w:rPr>
          <w:rStyle w:val="KeywordTok"/>
        </w:rPr>
        <w:t>ggplot</w:t>
      </w:r>
      <w:r>
        <w:rPr>
          <w:rStyle w:val="NormalTok"/>
        </w:rPr>
        <w:t xml:space="preserve">(completedata2, </w:t>
      </w:r>
      <w:r>
        <w:rPr>
          <w:rStyle w:val="KeywordTok"/>
        </w:rPr>
        <w:t>aes</w:t>
      </w:r>
      <w:r>
        <w:rPr>
          <w:rStyle w:val="NormalTok"/>
        </w:rPr>
        <w:t>(</w:t>
      </w:r>
      <w:r>
        <w:rPr>
          <w:rStyle w:val="DataTypeTok"/>
        </w:rPr>
        <w:t>x =</w:t>
      </w:r>
      <w:r>
        <w:rPr>
          <w:rStyle w:val="NormalTok"/>
        </w:rPr>
        <w:t xml:space="preserve"> </w:t>
      </w:r>
      <w:r>
        <w:rPr>
          <w:rStyle w:val="KeywordTok"/>
        </w:rPr>
        <w:t>reorder</w:t>
      </w:r>
      <w:r>
        <w:rPr>
          <w:rStyle w:val="NormalTok"/>
        </w:rPr>
        <w:t xml:space="preserve">(year, mean), </w:t>
      </w:r>
      <w:r>
        <w:rPr>
          <w:rStyle w:val="DataTypeTok"/>
        </w:rPr>
        <w:t>y =</w:t>
      </w:r>
      <w:r>
        <w:rPr>
          <w:rStyle w:val="NormalTok"/>
        </w:rPr>
        <w:t xml:space="preserve"> mean, </w:t>
      </w:r>
      <w:r>
        <w:rPr>
          <w:rStyle w:val="DataTypeTok"/>
        </w:rPr>
        <w:t>fill =</w:t>
      </w:r>
      <w:r>
        <w:rPr>
          <w:rStyle w:val="NormalTok"/>
        </w:rPr>
        <w:t xml:space="preserve"> rural_urban_code)) </w:t>
      </w:r>
      <w:r>
        <w:rPr>
          <w:rStyle w:val="OperatorTok"/>
        </w:rPr>
        <w:t>+</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scale_x_discrete</w:t>
      </w:r>
      <w:r>
        <w:rPr>
          <w:rStyle w:val="NormalTok"/>
        </w:rPr>
        <w:t>(</w:t>
      </w:r>
      <w:r>
        <w:rPr>
          <w:rStyle w:val="DataTypeTok"/>
        </w:rPr>
        <w:t>labels =</w:t>
      </w:r>
      <w:r>
        <w:rPr>
          <w:rStyle w:val="NormalTok"/>
        </w:rPr>
        <w:t xml:space="preserve"> </w:t>
      </w:r>
      <w:r>
        <w:rPr>
          <w:rStyle w:val="KeywordTok"/>
        </w:rPr>
        <w:t>c</w:t>
      </w:r>
      <w:r>
        <w:rPr>
          <w:rStyle w:val="NormalTok"/>
        </w:rPr>
        <w:t>(</w:t>
      </w:r>
      <w:r>
        <w:rPr>
          <w:rStyle w:val="StringTok"/>
        </w:rPr>
        <w:t>"2010s"</w:t>
      </w:r>
      <w:r>
        <w:rPr>
          <w:rStyle w:val="NormalTok"/>
        </w:rPr>
        <w:t xml:space="preserve">, </w:t>
      </w:r>
      <w:r>
        <w:rPr>
          <w:rStyle w:val="StringTok"/>
        </w:rPr>
        <w:t>"2000s"</w:t>
      </w:r>
      <w:r>
        <w:rPr>
          <w:rStyle w:val="NormalTok"/>
        </w:rPr>
        <w:t xml:space="preserve">, </w:t>
      </w:r>
      <w:r>
        <w:rPr>
          <w:rStyle w:val="StringTok"/>
        </w:rPr>
        <w:t>"1990s"</w:t>
      </w:r>
      <w:r>
        <w:rPr>
          <w:rStyle w:val="NormalTok"/>
        </w:rPr>
        <w:t xml:space="preserve">, </w:t>
      </w:r>
      <w:r>
        <w:br/>
      </w:r>
      <w:r>
        <w:rPr>
          <w:rStyle w:val="NormalTok"/>
        </w:rPr>
        <w:t xml:space="preserve">                              </w:t>
      </w:r>
      <w:r>
        <w:rPr>
          <w:rStyle w:val="StringTok"/>
        </w:rPr>
        <w:t>"1980s"</w:t>
      </w:r>
      <w:r>
        <w:rPr>
          <w:rStyle w:val="NormalTok"/>
        </w:rPr>
        <w:t xml:space="preserve">, </w:t>
      </w:r>
      <w:r>
        <w:rPr>
          <w:rStyle w:val="StringTok"/>
        </w:rPr>
        <w:t>"1970s"</w:t>
      </w:r>
      <w:r>
        <w:rPr>
          <w:rStyle w:val="NormalTok"/>
        </w:rPr>
        <w:t xml:space="preserve">))  </w:t>
      </w:r>
      <w:r>
        <w:rPr>
          <w:rStyle w:val="OperatorTok"/>
        </w:rPr>
        <w:t>+</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"Mean County Personal Income by Bachelor's Degree or Higher Individuals </w:t>
      </w:r>
      <w:r>
        <w:rPr>
          <w:rStyle w:val="CharTok"/>
        </w:rPr>
        <w:t>\n</w:t>
      </w:r>
      <w:r>
        <w:rPr>
          <w:rStyle w:val="StringTok"/>
        </w:rPr>
        <w:t xml:space="preserve"> for Year and Rural Urban Code"</w:t>
      </w:r>
      <w:r>
        <w:rPr>
          <w:rStyle w:val="NormalTok"/>
        </w:rPr>
        <w:t>,</w:t>
      </w:r>
      <w:r>
        <w:br/>
      </w:r>
      <w:r>
        <w:rPr>
          <w:rStyle w:val="NormalTok"/>
        </w:rPr>
        <w:t xml:space="preserve">       </w:t>
      </w:r>
      <w:r>
        <w:rPr>
          <w:rStyle w:val="DataTypeTok"/>
        </w:rPr>
        <w:t>y =</w:t>
      </w:r>
      <w:r>
        <w:rPr>
          <w:rStyle w:val="NormalTok"/>
        </w:rPr>
        <w:t xml:space="preserve"> </w:t>
      </w:r>
      <w:r>
        <w:rPr>
          <w:rStyle w:val="StringTok"/>
        </w:rPr>
        <w:t>"Mean Personal Income"</w:t>
      </w:r>
      <w:r>
        <w:rPr>
          <w:rStyle w:val="NormalTok"/>
        </w:rPr>
        <w:t>,</w:t>
      </w:r>
      <w:r>
        <w:br/>
      </w:r>
      <w:r>
        <w:rPr>
          <w:rStyle w:val="NormalTok"/>
        </w:rPr>
        <w:t xml:space="preserve">       </w:t>
      </w:r>
      <w:r>
        <w:rPr>
          <w:rStyle w:val="DataTypeTok"/>
        </w:rPr>
        <w:t>x =</w:t>
      </w:r>
      <w:r>
        <w:rPr>
          <w:rStyle w:val="NormalTok"/>
        </w:rPr>
        <w:t xml:space="preserve"> </w:t>
      </w:r>
      <w:r>
        <w:rPr>
          <w:rStyle w:val="StringTok"/>
        </w:rPr>
        <w:t>"Year"</w:t>
      </w:r>
      <w:r>
        <w:rPr>
          <w:rStyle w:val="NormalTok"/>
        </w:rPr>
        <w:t>,</w:t>
      </w:r>
      <w:r>
        <w:br/>
      </w:r>
      <w:r>
        <w:rPr>
          <w:rStyle w:val="NormalTok"/>
        </w:rPr>
        <w:t xml:space="preserve">       </w:t>
      </w:r>
      <w:r>
        <w:rPr>
          <w:rStyle w:val="DataTypeTok"/>
        </w:rPr>
        <w:t>fill =</w:t>
      </w:r>
      <w:r>
        <w:rPr>
          <w:rStyle w:val="NormalTok"/>
        </w:rPr>
        <w:t xml:space="preserve"> </w:t>
      </w:r>
      <w:r>
        <w:rPr>
          <w:rStyle w:val="StringTok"/>
        </w:rPr>
        <w:t>"Rural Urban Code"</w:t>
      </w:r>
      <w:r>
        <w:rPr>
          <w:rStyle w:val="NormalTok"/>
        </w:rPr>
        <w:t>)</w:t>
      </w:r>
    </w:p>
    <w:p w14:paraId="68C5D67A" w14:textId="6B4D834C" w:rsidR="00A32A4C" w:rsidRDefault="0040383C">
      <w:pPr>
        <w:pStyle w:val="FirstParagraph"/>
        <w:rPr>
          <w:ins w:id="130" w:author="Sanne Smith" w:date="2021-03-09T15:07:00Z"/>
        </w:rPr>
      </w:pPr>
      <w:r w:rsidRPr="0040383C">
        <w:rPr>
          <w:noProof/>
        </w:rPr>
        <w:drawing>
          <wp:inline distT="0" distB="0" distL="0" distR="0" wp14:anchorId="12167C4D" wp14:editId="4E3F91F1">
            <wp:extent cx="5943600" cy="5595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95620"/>
                    </a:xfrm>
                    <a:prstGeom prst="rect">
                      <a:avLst/>
                    </a:prstGeom>
                  </pic:spPr>
                </pic:pic>
              </a:graphicData>
            </a:graphic>
          </wp:inline>
        </w:drawing>
      </w:r>
    </w:p>
    <w:p w14:paraId="17B2F99E" w14:textId="24460BAB" w:rsidR="00147F8E" w:rsidRPr="00147F8E" w:rsidRDefault="00147F8E" w:rsidP="00147F8E">
      <w:pPr>
        <w:pStyle w:val="BodyText"/>
        <w:pPrChange w:id="131" w:author="Sanne Smith" w:date="2021-03-09T15:07:00Z">
          <w:pPr>
            <w:pStyle w:val="FirstParagraph"/>
          </w:pPr>
        </w:pPrChange>
      </w:pPr>
      <w:ins w:id="132" w:author="Sanne Smith" w:date="2021-03-09T15:08:00Z">
        <w:r>
          <w:t xml:space="preserve">This plot shows mean personal income in a county over time by rural urban code but </w:t>
        </w:r>
      </w:ins>
      <w:ins w:id="133" w:author="Sanne Smith" w:date="2021-03-09T15:09:00Z">
        <w:r>
          <w:t xml:space="preserve">the question was about the relationship between income and education.  </w:t>
        </w:r>
      </w:ins>
      <w:ins w:id="134" w:author="Sanne Smith" w:date="2021-03-09T15:10:00Z">
        <w:r w:rsidR="00530B81">
          <w:t xml:space="preserve">I can’t assess that </w:t>
        </w:r>
        <w:r w:rsidR="00530B81">
          <w:lastRenderedPageBreak/>
          <w:t>from this plot</w:t>
        </w:r>
      </w:ins>
      <w:ins w:id="135" w:author="Sanne Smith" w:date="2021-03-09T15:22:00Z">
        <w:r w:rsidR="00A939B9">
          <w:t xml:space="preserve"> because I can’t see variation in % college degree holders between counties. </w:t>
        </w:r>
      </w:ins>
      <w:ins w:id="136" w:author="Sanne Smith" w:date="2021-03-09T15:10:00Z">
        <w:r w:rsidR="00530B81">
          <w:t xml:space="preserve">Also, is personal income not sensitive to county size? Why not pick income per capita? </w:t>
        </w:r>
      </w:ins>
    </w:p>
    <w:p w14:paraId="08C1FA2A" w14:textId="77777777" w:rsidR="00A32A4C" w:rsidRDefault="00A93217">
      <w:pPr>
        <w:pStyle w:val="SourceCode"/>
      </w:pPr>
      <w:r>
        <w:rPr>
          <w:rStyle w:val="NormalTok"/>
        </w:rPr>
        <w:t xml:space="preserve">  ruraldata2 &lt;-</w:t>
      </w:r>
      <w:r>
        <w:rPr>
          <w:rStyle w:val="StringTok"/>
        </w:rPr>
        <w:t xml:space="preserve"> </w:t>
      </w:r>
      <w:r>
        <w:rPr>
          <w:rStyle w:val="NormalTok"/>
        </w:rPr>
        <w:t xml:space="preserve">rural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(rural_urban_code,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mean =</w:t>
      </w:r>
      <w:r>
        <w:rPr>
          <w:rStyle w:val="NormalTok"/>
        </w:rPr>
        <w:t xml:space="preserve"> </w:t>
      </w:r>
      <w:r>
        <w:rPr>
          <w:rStyle w:val="KeywordTok"/>
        </w:rPr>
        <w:t>mean</w:t>
      </w:r>
      <w:r>
        <w:rPr>
          <w:rStyle w:val="NormalTok"/>
        </w:rPr>
        <w:t xml:space="preserve">(personal_income_thousands_of_dollars, </w:t>
      </w:r>
      <w:r>
        <w:rPr>
          <w:rStyle w:val="DataTypeTok"/>
        </w:rPr>
        <w:t>na.rm =</w:t>
      </w:r>
      <w:r>
        <w:rPr>
          <w:rStyle w:val="NormalTok"/>
        </w:rPr>
        <w:t xml:space="preserve"> </w:t>
      </w:r>
      <w:r>
        <w:rPr>
          <w:rStyle w:val="OtherTok"/>
        </w:rPr>
        <w:t>TRUE</w:t>
      </w:r>
      <w:r>
        <w:rPr>
          <w:rStyle w:val="NormalTok"/>
        </w:rPr>
        <w:t xml:space="preserve">)) </w:t>
      </w:r>
    </w:p>
    <w:p w14:paraId="14A6C9B1" w14:textId="77777777" w:rsidR="00A32A4C" w:rsidRDefault="00A93217">
      <w:pPr>
        <w:pStyle w:val="SourceCode"/>
      </w:pPr>
      <w:r>
        <w:rPr>
          <w:rStyle w:val="VerbatimChar"/>
        </w:rPr>
        <w:t>## `summarise()` regrouping output by 'rural_urban_code' (override with `.groups` argument)</w:t>
      </w:r>
    </w:p>
    <w:p w14:paraId="5D945A20" w14:textId="77777777" w:rsidR="00A32A4C" w:rsidRDefault="00A93217">
      <w:pPr>
        <w:pStyle w:val="SourceCode"/>
      </w:pPr>
      <w:r>
        <w:rPr>
          <w:rStyle w:val="NormalTok"/>
        </w:rPr>
        <w:t xml:space="preserve">   urbandata2 &lt;-</w:t>
      </w:r>
      <w:r>
        <w:rPr>
          <w:rStyle w:val="StringTok"/>
        </w:rPr>
        <w:t xml:space="preserve"> </w:t>
      </w:r>
      <w:r>
        <w:rPr>
          <w:rStyle w:val="NormalTok"/>
        </w:rPr>
        <w:t xml:space="preserve">urban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(rural_urban_code,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mean =</w:t>
      </w:r>
      <w:r>
        <w:rPr>
          <w:rStyle w:val="NormalTok"/>
        </w:rPr>
        <w:t xml:space="preserve"> </w:t>
      </w:r>
      <w:r>
        <w:rPr>
          <w:rStyle w:val="KeywordTok"/>
        </w:rPr>
        <w:t>mean</w:t>
      </w:r>
      <w:r>
        <w:rPr>
          <w:rStyle w:val="NormalTok"/>
        </w:rPr>
        <w:t xml:space="preserve">(personal_income_thousands_of_dollars, </w:t>
      </w:r>
      <w:r>
        <w:rPr>
          <w:rStyle w:val="DataTypeTok"/>
        </w:rPr>
        <w:t>na.rm =</w:t>
      </w:r>
      <w:r>
        <w:rPr>
          <w:rStyle w:val="NormalTok"/>
        </w:rPr>
        <w:t xml:space="preserve"> </w:t>
      </w:r>
      <w:r>
        <w:rPr>
          <w:rStyle w:val="OtherTok"/>
        </w:rPr>
        <w:t>TRUE</w:t>
      </w:r>
      <w:r>
        <w:rPr>
          <w:rStyle w:val="NormalTok"/>
        </w:rPr>
        <w:t xml:space="preserve">)) </w:t>
      </w:r>
    </w:p>
    <w:p w14:paraId="1F525AC3" w14:textId="77777777" w:rsidR="00A32A4C" w:rsidRDefault="00A93217">
      <w:pPr>
        <w:pStyle w:val="SourceCode"/>
      </w:pPr>
      <w:r>
        <w:rPr>
          <w:rStyle w:val="VerbatimChar"/>
        </w:rPr>
        <w:t>## `summarise()` regrouping output by 'rural_urban_code' (override with `.groups` argument)</w:t>
      </w:r>
    </w:p>
    <w:p w14:paraId="3570BC37" w14:textId="77777777" w:rsidR="00A32A4C" w:rsidRDefault="00A93217">
      <w:pPr>
        <w:pStyle w:val="SourceCode"/>
      </w:pPr>
      <w:r>
        <w:rPr>
          <w:rStyle w:val="NormalTok"/>
        </w:rPr>
        <w:t xml:space="preserve">  </w:t>
      </w:r>
      <w:r>
        <w:rPr>
          <w:rStyle w:val="KeywordTok"/>
        </w:rPr>
        <w:t>ggplot</w:t>
      </w:r>
      <w:r>
        <w:rPr>
          <w:rStyle w:val="NormalTok"/>
        </w:rPr>
        <w:t xml:space="preserve">(urbandata2, </w:t>
      </w:r>
      <w:r>
        <w:rPr>
          <w:rStyle w:val="KeywordTok"/>
        </w:rPr>
        <w:t>aes</w:t>
      </w:r>
      <w:r>
        <w:rPr>
          <w:rStyle w:val="NormalTok"/>
        </w:rPr>
        <w:t>(</w:t>
      </w:r>
      <w:r>
        <w:rPr>
          <w:rStyle w:val="DataTypeTok"/>
        </w:rPr>
        <w:t>x=</w:t>
      </w:r>
      <w:r>
        <w:rPr>
          <w:rStyle w:val="NormalTok"/>
        </w:rPr>
        <w:t xml:space="preserve">year, </w:t>
      </w:r>
      <w:r>
        <w:rPr>
          <w:rStyle w:val="DataTypeTok"/>
        </w:rPr>
        <w:t>y=</w:t>
      </w:r>
      <w:r>
        <w:rPr>
          <w:rStyle w:val="NormalTok"/>
        </w:rPr>
        <w:t xml:space="preserve">mean, </w:t>
      </w:r>
      <w:r>
        <w:rPr>
          <w:rStyle w:val="DataTypeTok"/>
        </w:rPr>
        <w:t>group=</w:t>
      </w:r>
      <w:r>
        <w:rPr>
          <w:rStyle w:val="NormalTok"/>
        </w:rPr>
        <w:t xml:space="preserve">rural_urban_code))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linetype=</w:t>
      </w:r>
      <w:r>
        <w:rPr>
          <w:rStyle w:val="NormalTok"/>
        </w:rPr>
        <w:t xml:space="preserve">rural_urban_code, </w:t>
      </w:r>
      <w:r>
        <w:rPr>
          <w:rStyle w:val="DataTypeTok"/>
        </w:rPr>
        <w:t>color=</w:t>
      </w:r>
      <w:r>
        <w:rPr>
          <w:rStyle w:val="NormalTok"/>
        </w:rPr>
        <w:t>rural_urban_code))</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w:t>
      </w:r>
      <w:r>
        <w:rPr>
          <w:rStyle w:val="NormalTok"/>
        </w:rPr>
        <w:t>rural_urban_code))</w:t>
      </w:r>
      <w:r>
        <w:rPr>
          <w:rStyle w:val="OperatorTok"/>
        </w:rPr>
        <w:t>+</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rural_urban_code, </w:t>
      </w:r>
      <w:r>
        <w:rPr>
          <w:rStyle w:val="DataTypeTok"/>
        </w:rPr>
        <w:t>scales =</w:t>
      </w:r>
      <w:r>
        <w:rPr>
          <w:rStyle w:val="NormalTok"/>
        </w:rPr>
        <w:t xml:space="preserve"> </w:t>
      </w:r>
      <w:r>
        <w:rPr>
          <w:rStyle w:val="StringTok"/>
        </w:rPr>
        <w:t>"free"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"Mean County Personal Income by Year and Rural Urban Code </w:t>
      </w:r>
      <w:r>
        <w:rPr>
          <w:rStyle w:val="CharTok"/>
        </w:rPr>
        <w:t>\n</w:t>
      </w:r>
      <w:r>
        <w:rPr>
          <w:rStyle w:val="StringTok"/>
        </w:rPr>
        <w:t xml:space="preserve"> for BA or Higher Population"</w:t>
      </w:r>
      <w:r>
        <w:rPr>
          <w:rStyle w:val="NormalTok"/>
        </w:rPr>
        <w:t>,</w:t>
      </w:r>
      <w:r>
        <w:br/>
      </w:r>
      <w:r>
        <w:rPr>
          <w:rStyle w:val="NormalTok"/>
        </w:rPr>
        <w:t xml:space="preserve">     </w:t>
      </w:r>
      <w:r>
        <w:rPr>
          <w:rStyle w:val="DataTypeTok"/>
        </w:rPr>
        <w:t>subtitle =</w:t>
      </w:r>
      <w:r>
        <w:rPr>
          <w:rStyle w:val="NormalTok"/>
        </w:rPr>
        <w:t xml:space="preserve"> </w:t>
      </w:r>
      <w:r>
        <w:rPr>
          <w:rStyle w:val="StringTok"/>
        </w:rPr>
        <w:t>"Metro Counties"</w:t>
      </w:r>
      <w:r>
        <w:rPr>
          <w:rStyle w:val="NormalTok"/>
        </w:rPr>
        <w:t>,</w:t>
      </w:r>
      <w:r>
        <w:br/>
      </w:r>
      <w:r>
        <w:rPr>
          <w:rStyle w:val="NormalTok"/>
        </w:rPr>
        <w:t xml:space="preserve">     </w:t>
      </w:r>
      <w:r>
        <w:rPr>
          <w:rStyle w:val="DataTypeTok"/>
        </w:rPr>
        <w:t>caption =</w:t>
      </w:r>
      <w:r>
        <w:rPr>
          <w:rStyle w:val="NormalTok"/>
        </w:rPr>
        <w:t xml:space="preserve"> </w:t>
      </w:r>
      <w:r>
        <w:rPr>
          <w:rStyle w:val="StringTok"/>
        </w:rPr>
        <w:t>"* Measures were taken in 1974, 1983, 1993, 2003, and 2013"</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"Mean Personal Income"</w:t>
      </w:r>
      <w:r>
        <w:rPr>
          <w:rStyle w:val="NormalTok"/>
        </w:rPr>
        <w:t>,</w:t>
      </w:r>
      <w:r>
        <w:br/>
      </w:r>
      <w:r>
        <w:rPr>
          <w:rStyle w:val="NormalTok"/>
        </w:rPr>
        <w:t xml:space="preserve">      </w:t>
      </w:r>
      <w:r>
        <w:rPr>
          <w:rStyle w:val="DataTypeTok"/>
        </w:rPr>
        <w:t>x =</w:t>
      </w:r>
      <w:r>
        <w:rPr>
          <w:rStyle w:val="NormalTok"/>
        </w:rPr>
        <w:t xml:space="preserve"> </w:t>
      </w:r>
      <w:r>
        <w:rPr>
          <w:rStyle w:val="StringTok"/>
        </w:rPr>
        <w:t>"Year"</w:t>
      </w:r>
      <w:r>
        <w:rPr>
          <w:rStyle w:val="NormalTok"/>
        </w:rPr>
        <w:t>,</w:t>
      </w:r>
      <w:r>
        <w:br/>
      </w:r>
      <w:r>
        <w:rPr>
          <w:rStyle w:val="NormalTok"/>
        </w:rPr>
        <w:t xml:space="preserve">      </w:t>
      </w:r>
      <w:r>
        <w:rPr>
          <w:rStyle w:val="DataTypeTok"/>
        </w:rPr>
        <w:t>color =</w:t>
      </w:r>
      <w:r>
        <w:rPr>
          <w:rStyle w:val="NormalTok"/>
        </w:rPr>
        <w:t xml:space="preserve"> </w:t>
      </w:r>
      <w:r>
        <w:rPr>
          <w:rStyle w:val="StringTok"/>
        </w:rPr>
        <w:t>"Rural Urban Code - Metro Counties"</w:t>
      </w:r>
      <w:r>
        <w:rPr>
          <w:rStyle w:val="NormalTok"/>
        </w:rPr>
        <w:t xml:space="preserve">, </w:t>
      </w:r>
      <w:r>
        <w:br/>
      </w:r>
      <w:r>
        <w:rPr>
          <w:rStyle w:val="NormalTok"/>
        </w:rPr>
        <w:t xml:space="preserve">      </w:t>
      </w:r>
      <w:r>
        <w:rPr>
          <w:rStyle w:val="DataTypeTok"/>
        </w:rPr>
        <w:t>linetype =</w:t>
      </w:r>
      <w:r>
        <w:rPr>
          <w:rStyle w:val="NormalTok"/>
        </w:rPr>
        <w:t xml:space="preserve"> </w:t>
      </w:r>
      <w:r>
        <w:rPr>
          <w:rStyle w:val="StringTok"/>
        </w:rPr>
        <w:t>"Rural Urban Code - Metro Counties"</w:t>
      </w:r>
      <w:r>
        <w:rPr>
          <w:rStyle w:val="NormalTok"/>
        </w:rPr>
        <w:t>)</w:t>
      </w:r>
    </w:p>
    <w:p w14:paraId="40F1477F" w14:textId="1BAA0695" w:rsidR="00A32A4C" w:rsidRDefault="0040383C">
      <w:pPr>
        <w:pStyle w:val="FirstParagraph"/>
      </w:pPr>
      <w:r w:rsidRPr="0040383C">
        <w:rPr>
          <w:noProof/>
        </w:rPr>
        <w:lastRenderedPageBreak/>
        <w:drawing>
          <wp:inline distT="0" distB="0" distL="0" distR="0" wp14:anchorId="64CB3C45" wp14:editId="63D42178">
            <wp:extent cx="5714286" cy="5961905"/>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286" cy="5961905"/>
                    </a:xfrm>
                    <a:prstGeom prst="rect">
                      <a:avLst/>
                    </a:prstGeom>
                  </pic:spPr>
                </pic:pic>
              </a:graphicData>
            </a:graphic>
          </wp:inline>
        </w:drawing>
      </w:r>
    </w:p>
    <w:p w14:paraId="0350B1DA" w14:textId="77777777" w:rsidR="00A32A4C" w:rsidRDefault="00A93217">
      <w:pPr>
        <w:pStyle w:val="SourceCode"/>
      </w:pPr>
      <w:r>
        <w:rPr>
          <w:rStyle w:val="KeywordTok"/>
        </w:rPr>
        <w:t>ggplot</w:t>
      </w:r>
      <w:r>
        <w:rPr>
          <w:rStyle w:val="NormalTok"/>
        </w:rPr>
        <w:t xml:space="preserve">(ruraldata2, </w:t>
      </w:r>
      <w:r>
        <w:rPr>
          <w:rStyle w:val="KeywordTok"/>
        </w:rPr>
        <w:t>aes</w:t>
      </w:r>
      <w:r>
        <w:rPr>
          <w:rStyle w:val="NormalTok"/>
        </w:rPr>
        <w:t>(</w:t>
      </w:r>
      <w:r>
        <w:rPr>
          <w:rStyle w:val="DataTypeTok"/>
        </w:rPr>
        <w:t>x=</w:t>
      </w:r>
      <w:r>
        <w:rPr>
          <w:rStyle w:val="NormalTok"/>
        </w:rPr>
        <w:t xml:space="preserve">year, </w:t>
      </w:r>
      <w:r>
        <w:rPr>
          <w:rStyle w:val="DataTypeTok"/>
        </w:rPr>
        <w:t>y=</w:t>
      </w:r>
      <w:r>
        <w:rPr>
          <w:rStyle w:val="NormalTok"/>
        </w:rPr>
        <w:t xml:space="preserve">mean, </w:t>
      </w:r>
      <w:r>
        <w:rPr>
          <w:rStyle w:val="DataTypeTok"/>
        </w:rPr>
        <w:t>group=</w:t>
      </w:r>
      <w:r>
        <w:rPr>
          <w:rStyle w:val="NormalTok"/>
        </w:rPr>
        <w:t xml:space="preserve">rural_urban_code))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linetype=</w:t>
      </w:r>
      <w:r>
        <w:rPr>
          <w:rStyle w:val="NormalTok"/>
        </w:rPr>
        <w:t xml:space="preserve">rural_urban_code, </w:t>
      </w:r>
      <w:r>
        <w:rPr>
          <w:rStyle w:val="DataTypeTok"/>
        </w:rPr>
        <w:t>color=</w:t>
      </w:r>
      <w:r>
        <w:rPr>
          <w:rStyle w:val="NormalTok"/>
        </w:rPr>
        <w:t>rural_urban_code))</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w:t>
      </w:r>
      <w:r>
        <w:rPr>
          <w:rStyle w:val="NormalTok"/>
        </w:rPr>
        <w:t>rural_urban_code))</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rural_urban_code, </w:t>
      </w:r>
      <w:r>
        <w:rPr>
          <w:rStyle w:val="DataTypeTok"/>
        </w:rPr>
        <w:t>scales =</w:t>
      </w:r>
      <w:r>
        <w:rPr>
          <w:rStyle w:val="NormalTok"/>
        </w:rPr>
        <w:t xml:space="preserve"> </w:t>
      </w:r>
      <w:r>
        <w:rPr>
          <w:rStyle w:val="StringTok"/>
        </w:rPr>
        <w:t>"free"</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"Mean County Personal Income by Year and Rural Urban Code </w:t>
      </w:r>
      <w:r>
        <w:rPr>
          <w:rStyle w:val="CharTok"/>
        </w:rPr>
        <w:t>\n</w:t>
      </w:r>
      <w:r>
        <w:rPr>
          <w:rStyle w:val="StringTok"/>
        </w:rPr>
        <w:t xml:space="preserve"> for BA or Higher Population"</w:t>
      </w:r>
      <w:r>
        <w:rPr>
          <w:rStyle w:val="NormalTok"/>
        </w:rPr>
        <w:t>,</w:t>
      </w:r>
      <w:r>
        <w:br/>
      </w:r>
      <w:r>
        <w:rPr>
          <w:rStyle w:val="NormalTok"/>
        </w:rPr>
        <w:t xml:space="preserve">       </w:t>
      </w:r>
      <w:r>
        <w:rPr>
          <w:rStyle w:val="DataTypeTok"/>
        </w:rPr>
        <w:t>subtitle =</w:t>
      </w:r>
      <w:r>
        <w:rPr>
          <w:rStyle w:val="NormalTok"/>
        </w:rPr>
        <w:t xml:space="preserve"> </w:t>
      </w:r>
      <w:r>
        <w:rPr>
          <w:rStyle w:val="StringTok"/>
        </w:rPr>
        <w:t>"Nonmetro Counties"</w:t>
      </w:r>
      <w:r>
        <w:rPr>
          <w:rStyle w:val="NormalTok"/>
        </w:rPr>
        <w:t>,</w:t>
      </w:r>
      <w:r>
        <w:br/>
      </w:r>
      <w:r>
        <w:rPr>
          <w:rStyle w:val="NormalTok"/>
        </w:rPr>
        <w:t xml:space="preserve">       </w:t>
      </w:r>
      <w:r>
        <w:rPr>
          <w:rStyle w:val="DataTypeTok"/>
        </w:rPr>
        <w:t>caption =</w:t>
      </w:r>
      <w:r>
        <w:rPr>
          <w:rStyle w:val="NormalTok"/>
        </w:rPr>
        <w:t xml:space="preserve"> </w:t>
      </w:r>
      <w:r>
        <w:rPr>
          <w:rStyle w:val="StringTok"/>
        </w:rPr>
        <w:t>"* Measures were taken in 1974, 1983, 1993, 2003, and 2013"</w:t>
      </w:r>
      <w:r>
        <w:rPr>
          <w:rStyle w:val="NormalTok"/>
        </w:rPr>
        <w:t xml:space="preserve">, </w:t>
      </w:r>
      <w:r>
        <w:br/>
      </w:r>
      <w:r>
        <w:rPr>
          <w:rStyle w:val="NormalTok"/>
        </w:rPr>
        <w:t xml:space="preserve">       </w:t>
      </w:r>
      <w:r>
        <w:rPr>
          <w:rStyle w:val="DataTypeTok"/>
        </w:rPr>
        <w:t>y =</w:t>
      </w:r>
      <w:r>
        <w:rPr>
          <w:rStyle w:val="NormalTok"/>
        </w:rPr>
        <w:t xml:space="preserve"> </w:t>
      </w:r>
      <w:r>
        <w:rPr>
          <w:rStyle w:val="StringTok"/>
        </w:rPr>
        <w:t>"Mean County Personal Income"</w:t>
      </w:r>
      <w:r>
        <w:rPr>
          <w:rStyle w:val="NormalTok"/>
        </w:rPr>
        <w:t>,</w:t>
      </w:r>
      <w:r>
        <w:br/>
      </w:r>
      <w:r>
        <w:rPr>
          <w:rStyle w:val="NormalTok"/>
        </w:rPr>
        <w:t xml:space="preserve">       </w:t>
      </w:r>
      <w:r>
        <w:rPr>
          <w:rStyle w:val="DataTypeTok"/>
        </w:rPr>
        <w:t>x =</w:t>
      </w:r>
      <w:r>
        <w:rPr>
          <w:rStyle w:val="NormalTok"/>
        </w:rPr>
        <w:t xml:space="preserve"> </w:t>
      </w:r>
      <w:r>
        <w:rPr>
          <w:rStyle w:val="StringTok"/>
        </w:rPr>
        <w:t>"Year"</w:t>
      </w:r>
      <w:r>
        <w:rPr>
          <w:rStyle w:val="NormalTok"/>
        </w:rPr>
        <w:t>,</w:t>
      </w:r>
      <w:r>
        <w:br/>
      </w:r>
      <w:r>
        <w:rPr>
          <w:rStyle w:val="NormalTok"/>
        </w:rPr>
        <w:t xml:space="preserve">       </w:t>
      </w:r>
      <w:r>
        <w:rPr>
          <w:rStyle w:val="DataTypeTok"/>
        </w:rPr>
        <w:t>color =</w:t>
      </w:r>
      <w:r>
        <w:rPr>
          <w:rStyle w:val="NormalTok"/>
        </w:rPr>
        <w:t xml:space="preserve"> </w:t>
      </w:r>
      <w:r>
        <w:rPr>
          <w:rStyle w:val="StringTok"/>
        </w:rPr>
        <w:t>"Rural Urban Code - Nonmetro Counties"</w:t>
      </w:r>
      <w:r>
        <w:rPr>
          <w:rStyle w:val="NormalTok"/>
        </w:rPr>
        <w:t xml:space="preserve">, </w:t>
      </w:r>
      <w:r>
        <w:br/>
      </w:r>
      <w:r>
        <w:rPr>
          <w:rStyle w:val="NormalTok"/>
        </w:rPr>
        <w:t xml:space="preserve">       </w:t>
      </w:r>
      <w:r>
        <w:rPr>
          <w:rStyle w:val="DataTypeTok"/>
        </w:rPr>
        <w:t>linetype =</w:t>
      </w:r>
      <w:r>
        <w:rPr>
          <w:rStyle w:val="NormalTok"/>
        </w:rPr>
        <w:t xml:space="preserve"> </w:t>
      </w:r>
      <w:r>
        <w:rPr>
          <w:rStyle w:val="StringTok"/>
        </w:rPr>
        <w:t>"Rural Urban Code - Nonmetro Counties"</w:t>
      </w:r>
      <w:r>
        <w:rPr>
          <w:rStyle w:val="NormalTok"/>
        </w:rPr>
        <w:t>)</w:t>
      </w:r>
    </w:p>
    <w:p w14:paraId="49C39C16" w14:textId="4AFA4CF4" w:rsidR="00A32A4C" w:rsidRDefault="0040383C">
      <w:pPr>
        <w:pStyle w:val="FirstParagraph"/>
        <w:rPr>
          <w:ins w:id="137" w:author="Sanne Smith" w:date="2021-03-09T15:11:00Z"/>
        </w:rPr>
      </w:pPr>
      <w:r w:rsidRPr="0040383C">
        <w:rPr>
          <w:noProof/>
        </w:rPr>
        <w:lastRenderedPageBreak/>
        <w:drawing>
          <wp:inline distT="0" distB="0" distL="0" distR="0" wp14:anchorId="5B839162" wp14:editId="616D376A">
            <wp:extent cx="5714286" cy="5961905"/>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4286" cy="5961905"/>
                    </a:xfrm>
                    <a:prstGeom prst="rect">
                      <a:avLst/>
                    </a:prstGeom>
                  </pic:spPr>
                </pic:pic>
              </a:graphicData>
            </a:graphic>
          </wp:inline>
        </w:drawing>
      </w:r>
    </w:p>
    <w:p w14:paraId="7F670BDF" w14:textId="28EADD14" w:rsidR="00530B81" w:rsidRPr="00530B81" w:rsidRDefault="00530B81" w:rsidP="00530B81">
      <w:pPr>
        <w:pStyle w:val="BodyText"/>
        <w:pPrChange w:id="138" w:author="Sanne Smith" w:date="2021-03-09T15:11:00Z">
          <w:pPr>
            <w:pStyle w:val="FirstParagraph"/>
          </w:pPr>
        </w:pPrChange>
      </w:pPr>
      <w:ins w:id="139" w:author="Sanne Smith" w:date="2021-03-09T15:11:00Z">
        <w:r>
          <w:t>I’m not sure how these visualizations help answering the RQ</w:t>
        </w:r>
      </w:ins>
    </w:p>
    <w:p w14:paraId="7047D20E" w14:textId="77777777" w:rsidR="00A32A4C" w:rsidRDefault="00A93217">
      <w:pPr>
        <w:pStyle w:val="BodyText"/>
      </w:pPr>
      <w:r>
        <w:rPr>
          <w:b/>
        </w:rPr>
        <w:t>Discussion</w:t>
      </w:r>
    </w:p>
    <w:p w14:paraId="0E5260AB" w14:textId="77777777" w:rsidR="00A32A4C" w:rsidRDefault="00A93217">
      <w:pPr>
        <w:pStyle w:val="BodyText"/>
      </w:pPr>
      <w:r>
        <w:rPr>
          <w:i/>
        </w:rPr>
        <w:t>Referencing your visualizations from above, answer the three research questions.</w:t>
      </w:r>
    </w:p>
    <w:p w14:paraId="09534416" w14:textId="77777777" w:rsidR="00A32A4C" w:rsidRPr="008D6A25" w:rsidRDefault="00A93217">
      <w:pPr>
        <w:pStyle w:val="BodyText"/>
        <w:rPr>
          <w:b/>
          <w:bCs/>
        </w:rPr>
      </w:pPr>
      <w:r w:rsidRPr="008D6A25">
        <w:rPr>
          <w:b/>
          <w:bCs/>
        </w:rPr>
        <w:t>Q1: How is educational inequality between areas with different urbanization levels changing over time?</w:t>
      </w:r>
    </w:p>
    <w:p w14:paraId="5A67A9CD" w14:textId="23A82A44" w:rsidR="00A32A4C" w:rsidRDefault="00A93217">
      <w:pPr>
        <w:pStyle w:val="BodyText"/>
        <w:rPr>
          <w:ins w:id="140" w:author="Sanne Smith" w:date="2021-03-09T15:16:00Z"/>
          <w:bCs/>
        </w:rPr>
      </w:pPr>
      <w:r w:rsidRPr="008D6A25">
        <w:rPr>
          <w:bCs/>
        </w:rPr>
        <w:t xml:space="preserve">In my plot visulaizing the mean percentage of individual’s who hold a BA or higher in the population, I can see that no matter the urban code, the mean percentage of the population with a BA or high is growing! Some urban codes, such as 8 and 9, which represents “Completely rural or less than 2,500 urban population, adjacent to a metro area” and </w:t>
      </w:r>
      <w:r w:rsidRPr="008D6A25">
        <w:rPr>
          <w:bCs/>
        </w:rPr>
        <w:lastRenderedPageBreak/>
        <w:t>“Completely rural or less than 2,500 urban population, non-adjacent to a metro area” are more stagnant from the 80s and 90s than more urban areas, such as codes 1 or 2 (the codes go from metro to more rural). However, overall, the data shows that more people are attending college, completing their BA and pursuing/completing more graduate work. There seems to be a particular boom in the 2000s and 2010s as well, indicating more individuals attended college after 2000.</w:t>
      </w:r>
      <w:ins w:id="141" w:author="Sanne Smith" w:date="2021-03-09T15:13:00Z">
        <w:r w:rsidR="00530B81">
          <w:rPr>
            <w:bCs/>
          </w:rPr>
          <w:t>yes. but did you also notice that the gap between rural and urban is increasing over time? So urban areas have increasingl</w:t>
        </w:r>
      </w:ins>
      <w:ins w:id="142" w:author="Sanne Smith" w:date="2021-03-09T15:14:00Z">
        <w:r w:rsidR="00530B81">
          <w:rPr>
            <w:bCs/>
          </w:rPr>
          <w:t xml:space="preserve">y more and more college graduates, but this increase of college graduates isn’t as </w:t>
        </w:r>
        <w:proofErr w:type="spellStart"/>
        <w:r w:rsidR="00530B81">
          <w:rPr>
            <w:bCs/>
          </w:rPr>
          <w:t>as</w:t>
        </w:r>
        <w:proofErr w:type="spellEnd"/>
        <w:r w:rsidR="00530B81">
          <w:rPr>
            <w:bCs/>
          </w:rPr>
          <w:t xml:space="preserve"> steep for rural areas. Education inequality between rural and urban a</w:t>
        </w:r>
      </w:ins>
      <w:ins w:id="143" w:author="Sanne Smith" w:date="2021-03-09T15:15:00Z">
        <w:r w:rsidR="00530B81">
          <w:rPr>
            <w:bCs/>
          </w:rPr>
          <w:t>reas is rising.</w:t>
        </w:r>
      </w:ins>
    </w:p>
    <w:p w14:paraId="056A4A26" w14:textId="5C6E6B6A" w:rsidR="00530B81" w:rsidRDefault="00530B81">
      <w:pPr>
        <w:pStyle w:val="BodyText"/>
        <w:rPr>
          <w:ins w:id="144" w:author="Sanne Smith" w:date="2021-03-09T15:16:00Z"/>
          <w:bCs/>
        </w:rPr>
      </w:pPr>
      <w:ins w:id="145" w:author="Sanne Smith" w:date="2021-03-09T15:16:00Z">
        <w:r>
          <w:rPr>
            <w:bCs/>
          </w:rPr>
          <w:t>For example</w:t>
        </w:r>
      </w:ins>
    </w:p>
    <w:p w14:paraId="131B986D" w14:textId="4D79B486" w:rsidR="00530B81" w:rsidRPr="008D6A25" w:rsidRDefault="00530B81">
      <w:pPr>
        <w:pStyle w:val="BodyText"/>
        <w:rPr>
          <w:bCs/>
        </w:rPr>
      </w:pPr>
      <w:ins w:id="146" w:author="Sanne Smith" w:date="2021-03-09T15:16:00Z">
        <w:r w:rsidRPr="00530B81">
          <w:rPr>
            <w:bCs/>
          </w:rPr>
          <w:drawing>
            <wp:inline distT="0" distB="0" distL="0" distR="0" wp14:anchorId="510F4E3F" wp14:editId="65C62077">
              <wp:extent cx="5943600" cy="309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3720"/>
                      </a:xfrm>
                      <a:prstGeom prst="rect">
                        <a:avLst/>
                      </a:prstGeom>
                    </pic:spPr>
                  </pic:pic>
                </a:graphicData>
              </a:graphic>
            </wp:inline>
          </w:drawing>
        </w:r>
      </w:ins>
    </w:p>
    <w:p w14:paraId="55EA04F3" w14:textId="77777777" w:rsidR="00A32A4C" w:rsidRPr="008D6A25" w:rsidRDefault="00A93217">
      <w:pPr>
        <w:pStyle w:val="BodyText"/>
        <w:rPr>
          <w:b/>
          <w:bCs/>
        </w:rPr>
      </w:pPr>
      <w:r w:rsidRPr="008D6A25">
        <w:rPr>
          <w:b/>
          <w:bCs/>
        </w:rPr>
        <w:t>Q2: How is county educational attainment level related to county personal income vary between areas with different urbanization levels and does this relationship change over time?</w:t>
      </w:r>
    </w:p>
    <w:p w14:paraId="0DCCB233" w14:textId="1C6D9796" w:rsidR="00A32A4C" w:rsidRPr="008D6A25" w:rsidRDefault="00A93217">
      <w:pPr>
        <w:pStyle w:val="BodyText"/>
      </w:pPr>
      <w:r w:rsidRPr="008D6A25">
        <w:t>My line plots showing mean county personal income by bachelor’s degree</w:t>
      </w:r>
      <w:ins w:id="147" w:author="Sanne Smith" w:date="2021-03-09T15:23:00Z">
        <w:r w:rsidR="00A939B9">
          <w:t xml:space="preserve"> well you show mean personal income by year. Not by % bachelor degree holders</w:t>
        </w:r>
      </w:ins>
      <w:r w:rsidRPr="008D6A25">
        <w:t xml:space="preserve"> of higher show that, for metro counties (codes 1-3) the average mean county income stays relatively stagnant over time. However, there is a difference based on rural urban codes for metro counties. 1, or “counties in metro areas of 1 million population or more” have the highest mean county personal income for BA or higher population, followed by 2, or “Counties in metro areas of 250,000 to 1 million population”, and lastly, 3, or “Counties in metro areas of fewer than 250,000 population”. This makes sense as more people in a county can help contribute to a higher county personal income.</w:t>
      </w:r>
      <w:ins w:id="148" w:author="Sanne Smith" w:date="2021-03-09T15:23:00Z">
        <w:r w:rsidR="00A939B9">
          <w:t xml:space="preserve"> </w:t>
        </w:r>
      </w:ins>
      <w:ins w:id="149" w:author="Sanne Smith" w:date="2021-03-09T15:24:00Z">
        <w:r w:rsidR="00A939B9">
          <w:t>Yes, that is why it personal income per capita is a more useful variable</w:t>
        </w:r>
      </w:ins>
    </w:p>
    <w:p w14:paraId="00DD12CB" w14:textId="1BE3EEC4" w:rsidR="00A32A4C" w:rsidRPr="008D6A25" w:rsidRDefault="00A93217">
      <w:pPr>
        <w:pStyle w:val="BodyText"/>
        <w:rPr>
          <w:b/>
          <w:bCs/>
        </w:rPr>
      </w:pPr>
      <w:r w:rsidRPr="008D6A25">
        <w:t>Again, as seen in the metro counties, the codes with the larger populations (4-5-6) make much more on average for the county personal income than the more rural counties (7-8-</w:t>
      </w:r>
      <w:r w:rsidRPr="008D6A25">
        <w:lastRenderedPageBreak/>
        <w:t>9). This is to be expected as there are less oppurtunities for higher paying work and the smaller population. However, in nonmetro counties, the stagnant trend in average county person income is not replicated. Interestingly, code 4, which represents “Urban population of 20,000 or more, adjacent to a metro area” aka the suburbs, conforms to the stagnant tend seen in metro counties. However, as the rural urban codes become increasing more rural (nonmetro), we can see flunctuations in the mean county person income. Generally, for RUC 5 and 6, the average county person income level dropped by ~$100 as has remained that way from the 1990s to the 2010s. The more rural areas, 7, 8, and 9, saw drops too. 8 had a similar trend to 5 and 6, but instead of dipping in the 90s, it dipped in the 2000s and stayed there for the 2010s. 7 and 9 show gradual dips in the average county personal income in the 1990s and 2000s, but 7 recovers to pre 1990 averages by 2010. While 9 does make a recovery, the 2010 levels don’t reach pre-1990 averages. Regardless, the averages for all codes only vary by ~$50-100.</w:t>
      </w:r>
    </w:p>
    <w:p w14:paraId="3C269511" w14:textId="77777777" w:rsidR="00A32A4C" w:rsidRPr="008D6A25" w:rsidRDefault="00A93217">
      <w:pPr>
        <w:pStyle w:val="BodyText"/>
        <w:rPr>
          <w:b/>
          <w:bCs/>
        </w:rPr>
      </w:pPr>
      <w:r w:rsidRPr="008D6A25">
        <w:rPr>
          <w:b/>
          <w:bCs/>
        </w:rPr>
        <w:t>Q3: What difficulties do you encounter in comparing personal income between areas over time?</w:t>
      </w:r>
    </w:p>
    <w:p w14:paraId="2F31842C" w14:textId="60CBE082" w:rsidR="00A32A4C" w:rsidRPr="008D6A25" w:rsidRDefault="00A93217">
      <w:pPr>
        <w:pStyle w:val="BodyText"/>
        <w:rPr>
          <w:bCs/>
        </w:rPr>
      </w:pPr>
      <w:r w:rsidRPr="008D6A25">
        <w:rPr>
          <w:bCs/>
        </w:rPr>
        <w:t xml:space="preserve">The personal incomes are difficult to compare because we only have one measure per decade. I had to summarize an entire decade based off of one yearly measure, which doesn’t show yearly flunctuation. </w:t>
      </w:r>
      <w:ins w:id="150" w:author="Sanne Smith" w:date="2021-03-09T15:26:00Z">
        <w:r w:rsidR="00A939B9">
          <w:rPr>
            <w:bCs/>
          </w:rPr>
          <w:t xml:space="preserve">Ok and why is that important? </w:t>
        </w:r>
      </w:ins>
      <w:r w:rsidRPr="008D6A25">
        <w:rPr>
          <w:bCs/>
        </w:rPr>
        <w:t>In addition, I had to take averages because there were just too many values to accurately portray the personal income. Additionally, I chose not to look at fips_code, which would have given me individual counties by state.</w:t>
      </w:r>
      <w:ins w:id="151" w:author="Sanne Smith" w:date="2021-03-09T15:27:00Z">
        <w:r w:rsidR="00A939B9">
          <w:rPr>
            <w:bCs/>
          </w:rPr>
          <w:t xml:space="preserve"> I don’t fully understand why you didn’t just join on </w:t>
        </w:r>
        <w:proofErr w:type="spellStart"/>
        <w:r w:rsidR="00A939B9">
          <w:rPr>
            <w:bCs/>
          </w:rPr>
          <w:t>fips</w:t>
        </w:r>
      </w:ins>
      <w:proofErr w:type="spellEnd"/>
      <w:r w:rsidRPr="008D6A25">
        <w:rPr>
          <w:bCs/>
        </w:rPr>
        <w:t xml:space="preserve"> I grouped the counties by their rural urban codes because it would be more summaritive and give insight into how population and city structures influence county personal income level. Another issue is that counties are often redrawn over time, meaning that there fips_code might change. </w:t>
      </w:r>
      <w:ins w:id="152" w:author="Sanne Smith" w:date="2021-03-09T15:27:00Z">
        <w:r w:rsidR="00A939B9">
          <w:rPr>
            <w:bCs/>
          </w:rPr>
          <w:t xml:space="preserve">Yes </w:t>
        </w:r>
      </w:ins>
      <w:ins w:id="153" w:author="Sanne Smith" w:date="2021-03-09T15:28:00Z">
        <w:r w:rsidR="00A939B9">
          <w:rPr>
            <w:bCs/>
          </w:rPr>
          <w:t xml:space="preserve">that is correct. So some counties will be impossible to join on their </w:t>
        </w:r>
        <w:proofErr w:type="spellStart"/>
        <w:r w:rsidR="00A939B9">
          <w:rPr>
            <w:bCs/>
          </w:rPr>
          <w:t>fips</w:t>
        </w:r>
        <w:proofErr w:type="spellEnd"/>
        <w:r w:rsidR="00A939B9">
          <w:rPr>
            <w:bCs/>
          </w:rPr>
          <w:t xml:space="preserve"> code. </w:t>
        </w:r>
      </w:ins>
      <w:r w:rsidRPr="008D6A25">
        <w:rPr>
          <w:bCs/>
        </w:rPr>
        <w:t>But not using the fips_code, I can get a better general picture of metro counties vs nonmetro counties as well as individual variation between those types of counties as they become increasingly urban or increasingly rural.</w:t>
      </w:r>
      <w:ins w:id="154" w:author="Sanne Smith" w:date="2021-03-09T15:28:00Z">
        <w:r w:rsidR="00A939B9">
          <w:rPr>
            <w:bCs/>
          </w:rPr>
          <w:t xml:space="preserve"> Well you can’t plot on the county level anymore, so you lose a lot of variation</w:t>
        </w:r>
      </w:ins>
    </w:p>
    <w:sectPr w:rsidR="00A32A4C" w:rsidRPr="008D6A2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0" w:author="Sanne Smith" w:date="2021-03-09T14:15:00Z" w:initials="SS">
    <w:p w14:paraId="190CEF84" w14:textId="3B8F37E7" w:rsidR="001700E0" w:rsidRDefault="001700E0">
      <w:pPr>
        <w:pStyle w:val="CommentText"/>
      </w:pPr>
      <w:r>
        <w:rPr>
          <w:rStyle w:val="CommentReference"/>
        </w:rPr>
        <w:annotationRef/>
      </w:r>
      <w:r>
        <w:t xml:space="preserve">Or any other variables you do not want to pivot </w:t>
      </w:r>
    </w:p>
  </w:comment>
  <w:comment w:id="61" w:author="Sanne Smith" w:date="2021-03-09T14:16:00Z" w:initials="SS">
    <w:p w14:paraId="1083BE1D" w14:textId="6A0DADEC" w:rsidR="001700E0" w:rsidRDefault="001700E0">
      <w:pPr>
        <w:pStyle w:val="CommentText"/>
      </w:pPr>
      <w:r>
        <w:rPr>
          <w:rStyle w:val="CommentReference"/>
        </w:rPr>
        <w:annotationRef/>
      </w:r>
      <w:r>
        <w:t xml:space="preserve">Or  </w:t>
      </w:r>
      <w:proofErr w:type="spellStart"/>
      <w:r>
        <w:t>starts_with</w:t>
      </w:r>
      <w:proofErr w:type="spellEnd"/>
      <w:r>
        <w:t>(“x”) to tell  r which variables you do want to pivot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0CEF84" w15:done="0"/>
  <w15:commentEx w15:paraId="1083BE1D" w15:paraIdParent="190CEF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0CEF84" w16cid:durableId="23F20197"/>
  <w16cid:commentId w16cid:paraId="1083BE1D" w16cid:durableId="23F201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B4AE7" w14:textId="77777777" w:rsidR="001852FD" w:rsidRDefault="001852FD">
      <w:pPr>
        <w:spacing w:after="0"/>
      </w:pPr>
      <w:r>
        <w:separator/>
      </w:r>
    </w:p>
  </w:endnote>
  <w:endnote w:type="continuationSeparator" w:id="0">
    <w:p w14:paraId="450CDFE4" w14:textId="77777777" w:rsidR="001852FD" w:rsidRDefault="001852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D709C" w14:textId="77777777" w:rsidR="001852FD" w:rsidRDefault="001852FD">
      <w:r>
        <w:separator/>
      </w:r>
    </w:p>
  </w:footnote>
  <w:footnote w:type="continuationSeparator" w:id="0">
    <w:p w14:paraId="0DF3A843" w14:textId="77777777" w:rsidR="001852FD" w:rsidRDefault="001852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3BD6D3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7ADF1144"/>
    <w:multiLevelType w:val="hybridMultilevel"/>
    <w:tmpl w:val="7340E580"/>
    <w:lvl w:ilvl="0" w:tplc="770A154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ne Smith">
    <w15:presenceInfo w15:providerId="AD" w15:userId="S::ssmith11@stanford.edu::5e42ec95-0c01-445f-85d0-0440002fa7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47F8E"/>
    <w:rsid w:val="001700E0"/>
    <w:rsid w:val="001852FD"/>
    <w:rsid w:val="001D06DD"/>
    <w:rsid w:val="0027345E"/>
    <w:rsid w:val="003351D4"/>
    <w:rsid w:val="0040383C"/>
    <w:rsid w:val="004E29B3"/>
    <w:rsid w:val="00530B81"/>
    <w:rsid w:val="00590D07"/>
    <w:rsid w:val="006F1E3B"/>
    <w:rsid w:val="00736DCC"/>
    <w:rsid w:val="00784D58"/>
    <w:rsid w:val="0079251B"/>
    <w:rsid w:val="008D6863"/>
    <w:rsid w:val="008D6A25"/>
    <w:rsid w:val="009040BD"/>
    <w:rsid w:val="00A32A4C"/>
    <w:rsid w:val="00A93217"/>
    <w:rsid w:val="00A939B9"/>
    <w:rsid w:val="00B86B75"/>
    <w:rsid w:val="00BC48D5"/>
    <w:rsid w:val="00C36279"/>
    <w:rsid w:val="00C9760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69B3"/>
  <w15:docId w15:val="{F7BC133C-D13A-4FB6-BB1D-394FE5258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1700E0"/>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1700E0"/>
    <w:rPr>
      <w:rFonts w:ascii="Times New Roman" w:hAnsi="Times New Roman" w:cs="Times New Roman"/>
      <w:sz w:val="18"/>
      <w:szCs w:val="18"/>
    </w:rPr>
  </w:style>
  <w:style w:type="character" w:styleId="CommentReference">
    <w:name w:val="annotation reference"/>
    <w:basedOn w:val="DefaultParagraphFont"/>
    <w:semiHidden/>
    <w:unhideWhenUsed/>
    <w:rsid w:val="001700E0"/>
    <w:rPr>
      <w:sz w:val="16"/>
      <w:szCs w:val="16"/>
    </w:rPr>
  </w:style>
  <w:style w:type="paragraph" w:styleId="CommentText">
    <w:name w:val="annotation text"/>
    <w:basedOn w:val="Normal"/>
    <w:link w:val="CommentTextChar"/>
    <w:semiHidden/>
    <w:unhideWhenUsed/>
    <w:rsid w:val="001700E0"/>
    <w:rPr>
      <w:sz w:val="20"/>
      <w:szCs w:val="20"/>
    </w:rPr>
  </w:style>
  <w:style w:type="character" w:customStyle="1" w:styleId="CommentTextChar">
    <w:name w:val="Comment Text Char"/>
    <w:basedOn w:val="DefaultParagraphFont"/>
    <w:link w:val="CommentText"/>
    <w:semiHidden/>
    <w:rsid w:val="001700E0"/>
    <w:rPr>
      <w:sz w:val="20"/>
      <w:szCs w:val="20"/>
    </w:rPr>
  </w:style>
  <w:style w:type="paragraph" w:styleId="CommentSubject">
    <w:name w:val="annotation subject"/>
    <w:basedOn w:val="CommentText"/>
    <w:next w:val="CommentText"/>
    <w:link w:val="CommentSubjectChar"/>
    <w:semiHidden/>
    <w:unhideWhenUsed/>
    <w:rsid w:val="001700E0"/>
    <w:rPr>
      <w:b/>
      <w:bCs/>
    </w:rPr>
  </w:style>
  <w:style w:type="character" w:customStyle="1" w:styleId="CommentSubjectChar">
    <w:name w:val="Comment Subject Char"/>
    <w:basedOn w:val="CommentTextChar"/>
    <w:link w:val="CommentSubject"/>
    <w:semiHidden/>
    <w:rsid w:val="001700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itym26@stanford.eud" TargetMode="External"/><Relationship Id="rId13" Type="http://schemas.openxmlformats.org/officeDocument/2006/relationships/image" Target="media/image2.png"/><Relationship Id="rId18" Type="http://schemas.openxmlformats.org/officeDocument/2006/relationships/image" Target="media/image7.tif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mmunitystandards.stanford.edu/policies-and-guidance/honor-code"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4346</Words>
  <Characters>24777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EDUC 423A/SOC 302A: Assignment 3</vt:lpstr>
    </vt:vector>
  </TitlesOfParts>
  <Company/>
  <LinksUpToDate>false</LinksUpToDate>
  <CharactersWithSpaces>29065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423A/SOC 302A: Assignment 3</dc:title>
  <dc:creator>Caity McGinley</dc:creator>
  <cp:keywords/>
  <cp:lastModifiedBy>Sanne Smith</cp:lastModifiedBy>
  <cp:revision>2</cp:revision>
  <dcterms:created xsi:type="dcterms:W3CDTF">2021-03-09T23:41:00Z</dcterms:created>
  <dcterms:modified xsi:type="dcterms:W3CDTF">2021-03-09T23:41:00Z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2/28/2021</vt:lpwstr>
  </property>
  <property fmtid="{D5CDD505-2E9C-101B-9397-08002B2CF9AE}" pid="3" name="output">
    <vt:lpwstr/>
  </property>
</Properties>
</file>
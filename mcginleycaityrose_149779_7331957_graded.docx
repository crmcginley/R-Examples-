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73E3" w:rsidRPr="00E473E3" w:rsidRDefault="00E473E3" w:rsidP="00E473E3">
      <w:pPr>
        <w:pStyle w:val="Title"/>
        <w:jc w:val="left"/>
        <w:rPr>
          <w:ins w:id="0" w:author="Sanne Smith" w:date="2021-02-21T22:29:00Z"/>
          <w:b w:val="0"/>
          <w:sz w:val="24"/>
          <w:szCs w:val="24"/>
          <w:rPrChange w:id="1" w:author="Sanne Smith" w:date="2021-02-21T22:29:00Z">
            <w:rPr>
              <w:ins w:id="2" w:author="Sanne Smith" w:date="2021-02-21T22:29:00Z"/>
              <w:sz w:val="24"/>
              <w:szCs w:val="24"/>
            </w:rPr>
          </w:rPrChange>
        </w:rPr>
      </w:pPr>
      <w:ins w:id="3" w:author="Sanne Smith" w:date="2021-02-21T22:29:00Z">
        <w:r w:rsidRPr="00E473E3">
          <w:rPr>
            <w:b w:val="0"/>
            <w:sz w:val="24"/>
            <w:szCs w:val="24"/>
            <w:rPrChange w:id="4" w:author="Sanne Smith" w:date="2021-02-21T22:29:00Z">
              <w:rPr>
                <w:sz w:val="24"/>
                <w:szCs w:val="24"/>
              </w:rPr>
            </w:rPrChange>
          </w:rPr>
          <w:t xml:space="preserve">Hi </w:t>
        </w:r>
        <w:proofErr w:type="spellStart"/>
        <w:r w:rsidRPr="00E473E3">
          <w:rPr>
            <w:b w:val="0"/>
            <w:sz w:val="24"/>
            <w:szCs w:val="24"/>
            <w:rPrChange w:id="5" w:author="Sanne Smith" w:date="2021-02-21T22:29:00Z">
              <w:rPr>
                <w:sz w:val="24"/>
                <w:szCs w:val="24"/>
              </w:rPr>
            </w:rPrChange>
          </w:rPr>
          <w:t>Caity</w:t>
        </w:r>
        <w:proofErr w:type="spellEnd"/>
        <w:r w:rsidRPr="00E473E3">
          <w:rPr>
            <w:b w:val="0"/>
            <w:sz w:val="24"/>
            <w:szCs w:val="24"/>
            <w:rPrChange w:id="6" w:author="Sanne Smith" w:date="2021-02-21T22:29:00Z">
              <w:rPr>
                <w:sz w:val="24"/>
                <w:szCs w:val="24"/>
              </w:rPr>
            </w:rPrChange>
          </w:rPr>
          <w:t>,</w:t>
        </w:r>
      </w:ins>
    </w:p>
    <w:p w:rsidR="00E473E3" w:rsidRDefault="00E473E3" w:rsidP="00E473E3">
      <w:pPr>
        <w:pStyle w:val="BodyText"/>
        <w:rPr>
          <w:ins w:id="7" w:author="Sanne Smith" w:date="2021-02-21T22:33:00Z"/>
        </w:rPr>
      </w:pPr>
      <w:ins w:id="8" w:author="Sanne Smith" w:date="2021-02-21T22:31:00Z">
        <w:r>
          <w:t xml:space="preserve">Nice going! You’ve found all </w:t>
        </w:r>
        <w:proofErr w:type="spellStart"/>
        <w:r>
          <w:t>Klint’s</w:t>
        </w:r>
        <w:proofErr w:type="spellEnd"/>
        <w:r>
          <w:t xml:space="preserve"> </w:t>
        </w:r>
        <w:proofErr w:type="spellStart"/>
        <w:r>
          <w:t>easter</w:t>
        </w:r>
        <w:proofErr w:type="spellEnd"/>
        <w:r>
          <w:t xml:space="preserve"> eggs and you showed some neat recoding skills with the use of across() etc. Your boxplot for Q1 was really </w:t>
        </w:r>
      </w:ins>
      <w:ins w:id="9" w:author="Sanne Smith" w:date="2021-02-21T22:32:00Z">
        <w:r>
          <w:t xml:space="preserve">great, the </w:t>
        </w:r>
        <w:proofErr w:type="spellStart"/>
        <w:r>
          <w:t>geom_joy</w:t>
        </w:r>
        <w:proofErr w:type="spellEnd"/>
        <w:r>
          <w:t xml:space="preserve"> was a nice surprise for me, and I </w:t>
        </w:r>
      </w:ins>
      <w:ins w:id="10" w:author="Sanne Smith" w:date="2021-02-21T22:33:00Z">
        <w:r>
          <w:t>am impressed you thought of working with background colors to signal the difference between plots for democrat and republican voters. Here are some areas with room for improvement</w:t>
        </w:r>
      </w:ins>
    </w:p>
    <w:p w:rsidR="00E473E3" w:rsidRDefault="00E473E3" w:rsidP="00E473E3">
      <w:pPr>
        <w:pStyle w:val="BodyText"/>
        <w:numPr>
          <w:ilvl w:val="0"/>
          <w:numId w:val="14"/>
        </w:numPr>
        <w:rPr>
          <w:ins w:id="11" w:author="Sanne Smith" w:date="2021-02-21T22:35:00Z"/>
        </w:rPr>
      </w:pPr>
      <w:ins w:id="12" w:author="Sanne Smith" w:date="2021-02-21T22:33:00Z">
        <w:r>
          <w:t xml:space="preserve">Mixing base and </w:t>
        </w:r>
        <w:proofErr w:type="spellStart"/>
        <w:r>
          <w:t>tidyverse</w:t>
        </w:r>
        <w:proofErr w:type="spellEnd"/>
        <w:r>
          <w:t xml:space="preserve">. Base R slips in here and there. That’s ok, </w:t>
        </w:r>
      </w:ins>
      <w:ins w:id="13" w:author="Sanne Smith" w:date="2021-02-21T22:34:00Z">
        <w:r>
          <w:t xml:space="preserve">it takes time to get used to another way of coding and it is so tempting to fall back on what you already know. But… read.csv does do weird things and I think you experienced something like that with the weird entry for </w:t>
        </w:r>
        <w:proofErr w:type="spellStart"/>
        <w:r>
          <w:t>ppage</w:t>
        </w:r>
        <w:proofErr w:type="spellEnd"/>
        <w:r>
          <w:t xml:space="preserve">. In </w:t>
        </w:r>
        <w:proofErr w:type="spellStart"/>
        <w:r>
          <w:t>tid</w:t>
        </w:r>
      </w:ins>
      <w:ins w:id="14" w:author="Sanne Smith" w:date="2021-02-21T22:35:00Z">
        <w:r>
          <w:t>yverse’s</w:t>
        </w:r>
        <w:proofErr w:type="spellEnd"/>
        <w:r>
          <w:t xml:space="preserve"> </w:t>
        </w:r>
        <w:proofErr w:type="spellStart"/>
        <w:r>
          <w:t>read_csv</w:t>
        </w:r>
        <w:proofErr w:type="spellEnd"/>
        <w:r>
          <w:t xml:space="preserve"> the problem was much more manageable.  In addition, sticking to one way of coding does improve the readability of the code. So keep trying! I’ve made suggestions </w:t>
        </w:r>
        <w:proofErr w:type="spellStart"/>
        <w:r>
          <w:t>troughout</w:t>
        </w:r>
        <w:proofErr w:type="spellEnd"/>
        <w:r>
          <w:t xml:space="preserve"> your code that you hopefully find helpful</w:t>
        </w:r>
      </w:ins>
    </w:p>
    <w:p w:rsidR="00E473E3" w:rsidRDefault="00E473E3" w:rsidP="00E473E3">
      <w:pPr>
        <w:pStyle w:val="BodyText"/>
        <w:numPr>
          <w:ilvl w:val="0"/>
          <w:numId w:val="14"/>
        </w:numPr>
        <w:rPr>
          <w:ins w:id="15" w:author="Sanne Smith" w:date="2021-02-21T22:38:00Z"/>
        </w:rPr>
      </w:pPr>
      <w:ins w:id="16" w:author="Sanne Smith" w:date="2021-02-21T22:35:00Z">
        <w:r>
          <w:t xml:space="preserve">I was not a </w:t>
        </w:r>
      </w:ins>
      <w:ins w:id="17" w:author="Sanne Smith" w:date="2021-02-21T22:36:00Z">
        <w:r>
          <w:t>fan of the stacked bar charts for count. They were really hard to interpret. In the end, you ended up with your awesome boxplot, so I don’t want to ding you too much on it, but take I still w</w:t>
        </w:r>
      </w:ins>
      <w:ins w:id="18" w:author="Sanne Smith" w:date="2021-02-21T22:37:00Z">
        <w:r>
          <w:t xml:space="preserve">anted to mention this for future work. In general, avoid stacked bar charts. If you must use them (and sometimes they are helpful!) make sure to use % instead of counts. This makes comparison much easier. </w:t>
        </w:r>
      </w:ins>
      <w:ins w:id="19" w:author="Sanne Smith" w:date="2021-02-21T22:38:00Z">
        <w:r w:rsidR="00E852C3">
          <w:t xml:space="preserve"> </w:t>
        </w:r>
      </w:ins>
    </w:p>
    <w:p w:rsidR="00E852C3" w:rsidRDefault="00E852C3" w:rsidP="00E473E3">
      <w:pPr>
        <w:pStyle w:val="BodyText"/>
        <w:numPr>
          <w:ilvl w:val="0"/>
          <w:numId w:val="14"/>
        </w:numPr>
        <w:rPr>
          <w:ins w:id="20" w:author="Sanne Smith" w:date="2021-02-21T22:39:00Z"/>
        </w:rPr>
      </w:pPr>
      <w:ins w:id="21" w:author="Sanne Smith" w:date="2021-02-21T22:38:00Z">
        <w:r>
          <w:t xml:space="preserve">I struggled with your </w:t>
        </w:r>
      </w:ins>
      <w:ins w:id="22" w:author="Sanne Smith" w:date="2021-02-21T22:39:00Z">
        <w:r>
          <w:t>visualization for the forced choice Q5 item that you used for the last part of the assignment. This would be a case where a stacked bar chart with % would have worked. The boxplots were hard to decipher.</w:t>
        </w:r>
      </w:ins>
    </w:p>
    <w:p w:rsidR="00E852C3" w:rsidRDefault="00E852C3" w:rsidP="00E852C3">
      <w:pPr>
        <w:pStyle w:val="BodyText"/>
        <w:rPr>
          <w:ins w:id="23" w:author="Sanne Smith" w:date="2021-02-21T22:40:00Z"/>
        </w:rPr>
      </w:pPr>
      <w:ins w:id="24" w:author="Sanne Smith" w:date="2021-02-21T22:39:00Z">
        <w:r>
          <w:t xml:space="preserve">So all </w:t>
        </w:r>
      </w:ins>
      <w:ins w:id="25" w:author="Sanne Smith" w:date="2021-02-21T22:40:00Z">
        <w:r>
          <w:t>in all, this assignment was mostly designed to test your data wrangling skills (data viz was cherry on top) and I think you got those functions figured out. Just keep working of consistent coding!</w:t>
        </w:r>
      </w:ins>
    </w:p>
    <w:p w:rsidR="00E852C3" w:rsidRPr="00E473E3" w:rsidRDefault="00E852C3" w:rsidP="00E852C3">
      <w:pPr>
        <w:pStyle w:val="BodyText"/>
        <w:rPr>
          <w:ins w:id="26" w:author="Sanne Smith" w:date="2021-02-21T22:29:00Z"/>
        </w:rPr>
        <w:pPrChange w:id="27" w:author="Sanne Smith" w:date="2021-02-21T22:39:00Z">
          <w:pPr>
            <w:pStyle w:val="Title"/>
          </w:pPr>
        </w:pPrChange>
      </w:pPr>
      <w:ins w:id="28" w:author="Sanne Smith" w:date="2021-02-21T22:40:00Z">
        <w:r>
          <w:t>Grade: A-</w:t>
        </w:r>
      </w:ins>
      <w:bookmarkStart w:id="29" w:name="_GoBack"/>
      <w:bookmarkEnd w:id="29"/>
    </w:p>
    <w:p w:rsidR="00C23444" w:rsidRDefault="009A2D63">
      <w:pPr>
        <w:pStyle w:val="Title"/>
      </w:pPr>
      <w:r>
        <w:t>EDUC 423A/SOC 302A: Assignment 2</w:t>
      </w:r>
    </w:p>
    <w:p w:rsidR="00C23444" w:rsidRDefault="009A2D63">
      <w:pPr>
        <w:pStyle w:val="Author"/>
      </w:pPr>
      <w:r>
        <w:t>Caity McGinley</w:t>
      </w:r>
    </w:p>
    <w:p w:rsidR="00C23444" w:rsidRDefault="009A2D63">
      <w:pPr>
        <w:pStyle w:val="Date"/>
      </w:pPr>
      <w:r>
        <w:t>2/6/2021 - OAE Extension</w:t>
      </w:r>
    </w:p>
    <w:p w:rsidR="00D71D6F" w:rsidRDefault="009A2D63" w:rsidP="00D71D6F">
      <w:pPr>
        <w:pStyle w:val="SourceCode"/>
      </w:pPr>
      <w:r>
        <w:rPr>
          <w:rStyle w:val="VerbatimChar"/>
        </w:rPr>
        <w:t xml:space="preserve">  </w:t>
      </w:r>
      <w:r>
        <w:br/>
      </w:r>
      <w:r>
        <w:rPr>
          <w:rStyle w:val="VerbatimChar"/>
        </w:rPr>
        <w:t># Honor Code Statement</w:t>
      </w:r>
      <w:r>
        <w:br/>
      </w:r>
      <w:r>
        <w:br/>
      </w:r>
      <w:r>
        <w:rPr>
          <w:rStyle w:val="VerbatimChar"/>
        </w:rPr>
        <w:t>We strongly encourage students to form study groups and students may discuss and work on assignments in groups. We expect that each student understands their own submission. As such, students must write their submissions independently and clearly disclose the names of all other students who were part of their study group. Additionally, lifting code or solutions directly from the int</w:t>
      </w:r>
      <w:r>
        <w:rPr>
          <w:rStyle w:val="VerbatimChar"/>
        </w:rPr>
        <w:lastRenderedPageBreak/>
        <w:t>ernet (e.g., Google, GitHub, Stack Overflow) is a violation of the [Stanford Honor Code](https://communitystandards.stanford.edu/policies-and-guidance/honor-code). We take academic honesty and Honor Code violations extremely seriously and expect the same of students. If you have questions about what may or may not constitute an Honor Code violation, please reach out the teaching team.</w:t>
      </w:r>
      <w:r>
        <w:br/>
      </w:r>
      <w:r>
        <w:br/>
      </w:r>
      <w:r>
        <w:rPr>
          <w:rStyle w:val="VerbatimChar"/>
        </w:rPr>
        <w:t xml:space="preserve">**Email:** </w:t>
      </w:r>
      <w:r>
        <w:br/>
      </w:r>
      <w:r>
        <w:rPr>
          <w:rStyle w:val="VerbatimChar"/>
        </w:rPr>
        <w:t>caitym26@stanford.edu</w:t>
      </w:r>
      <w:r>
        <w:br/>
      </w:r>
      <w:r>
        <w:br/>
      </w:r>
      <w:r>
        <w:rPr>
          <w:rStyle w:val="VerbatimChar"/>
        </w:rPr>
        <w:t xml:space="preserve">**SUID:** </w:t>
      </w:r>
      <w:r>
        <w:br/>
      </w:r>
      <w:r>
        <w:rPr>
          <w:rStyle w:val="VerbatimChar"/>
        </w:rPr>
        <w:t>06211809</w:t>
      </w:r>
      <w:r>
        <w:br/>
      </w:r>
      <w:r>
        <w:rPr>
          <w:rStyle w:val="VerbatimChar"/>
        </w:rPr>
        <w:t xml:space="preserve">**Study Group:** </w:t>
      </w:r>
      <w:r>
        <w:br/>
      </w:r>
      <w:r>
        <w:br/>
      </w:r>
      <w:r>
        <w:rPr>
          <w:rStyle w:val="VerbatimChar"/>
        </w:rPr>
        <w:t>I acknowledge and agree to abide by the Honor Code.</w:t>
      </w:r>
      <w:r>
        <w:br/>
      </w:r>
      <w:r>
        <w:br/>
      </w:r>
      <w:r>
        <w:rPr>
          <w:rStyle w:val="VerbatimChar"/>
        </w:rPr>
        <w:t xml:space="preserve">**Signed:** </w:t>
      </w:r>
      <w:r>
        <w:br/>
      </w:r>
      <w:r>
        <w:rPr>
          <w:rStyle w:val="VerbatimChar"/>
        </w:rPr>
        <w:t>caity McGinley</w:t>
      </w:r>
      <w:r>
        <w:br/>
      </w:r>
      <w:r>
        <w:br/>
      </w:r>
      <w:r>
        <w:rPr>
          <w:rStyle w:val="VerbatimChar"/>
        </w:rPr>
        <w:t># Setup and Data Cleaning</w:t>
      </w:r>
      <w:r>
        <w:br/>
      </w:r>
      <w:r>
        <w:br/>
      </w:r>
      <w:r>
        <w:br/>
      </w:r>
      <w:r>
        <w:rPr>
          <w:rStyle w:val="VerbatimChar"/>
        </w:rPr>
        <w:t>```r</w:t>
      </w:r>
      <w:r>
        <w:br/>
      </w:r>
      <w:r>
        <w:rPr>
          <w:rStyle w:val="VerbatimChar"/>
        </w:rPr>
        <w:t># Include all code required to load packages, import, and clean data here.</w:t>
      </w:r>
      <w:r>
        <w:br/>
      </w:r>
      <w:r w:rsidR="00D71D6F">
        <w:rPr>
          <w:rStyle w:val="KeywordTok"/>
        </w:rPr>
        <w:t>library</w:t>
      </w:r>
      <w:r w:rsidR="00D71D6F">
        <w:rPr>
          <w:rStyle w:val="NormalTok"/>
        </w:rPr>
        <w:t xml:space="preserve"> (knitr)</w:t>
      </w:r>
    </w:p>
    <w:p w:rsidR="00C23444" w:rsidRDefault="009A2D63">
      <w:pPr>
        <w:pStyle w:val="SourceCode"/>
      </w:pPr>
      <w:r>
        <w:rPr>
          <w:rStyle w:val="VerbatimChar"/>
        </w:rPr>
        <w:t>## Warning: package 'knitr' was built under R version 4.0.3</w:t>
      </w:r>
    </w:p>
    <w:p w:rsidR="00C23444" w:rsidRDefault="009A2D63">
      <w:pPr>
        <w:pStyle w:val="SourceCode"/>
      </w:pPr>
      <w:r>
        <w:rPr>
          <w:rStyle w:val="KeywordTok"/>
        </w:rPr>
        <w:t>library</w:t>
      </w:r>
      <w:r>
        <w:rPr>
          <w:rStyle w:val="NormalTok"/>
        </w:rPr>
        <w:t xml:space="preserve"> (dplyr)</w:t>
      </w:r>
    </w:p>
    <w:p w:rsidR="00C23444" w:rsidRDefault="009A2D63">
      <w:pPr>
        <w:pStyle w:val="SourceCode"/>
      </w:pPr>
      <w:r>
        <w:rPr>
          <w:rStyle w:val="VerbatimChar"/>
        </w:rPr>
        <w:t>## Warning: package 'dplyr' was built under R version 4.0.3</w:t>
      </w:r>
    </w:p>
    <w:p w:rsidR="00C23444" w:rsidRDefault="009A2D63">
      <w:pPr>
        <w:pStyle w:val="SourceCode"/>
      </w:pPr>
      <w:r>
        <w:rPr>
          <w:rStyle w:val="VerbatimChar"/>
        </w:rPr>
        <w:t xml:space="preserve">## </w:t>
      </w:r>
      <w:r>
        <w:br/>
      </w:r>
      <w:r>
        <w:rPr>
          <w:rStyle w:val="VerbatimChar"/>
        </w:rPr>
        <w:t>## Attaching package: 'dplyr'</w:t>
      </w:r>
    </w:p>
    <w:p w:rsidR="00C23444" w:rsidRDefault="009A2D63">
      <w:pPr>
        <w:pStyle w:val="SourceCode"/>
      </w:pPr>
      <w:r>
        <w:rPr>
          <w:rStyle w:val="VerbatimChar"/>
        </w:rPr>
        <w:t>## The following objects are masked from 'package:stats':</w:t>
      </w:r>
      <w:r>
        <w:br/>
      </w:r>
      <w:r>
        <w:rPr>
          <w:rStyle w:val="VerbatimChar"/>
        </w:rPr>
        <w:t xml:space="preserve">## </w:t>
      </w:r>
      <w:r>
        <w:br/>
      </w:r>
      <w:r>
        <w:rPr>
          <w:rStyle w:val="VerbatimChar"/>
        </w:rPr>
        <w:t>##     filter, lag</w:t>
      </w:r>
    </w:p>
    <w:p w:rsidR="00C23444" w:rsidRDefault="009A2D63">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C23444" w:rsidRDefault="009A2D63">
      <w:pPr>
        <w:pStyle w:val="SourceCode"/>
      </w:pPr>
      <w:r>
        <w:rPr>
          <w:rStyle w:val="KeywordTok"/>
        </w:rPr>
        <w:t>library</w:t>
      </w:r>
      <w:r>
        <w:rPr>
          <w:rStyle w:val="NormalTok"/>
        </w:rPr>
        <w:t>(gridExtra)</w:t>
      </w:r>
    </w:p>
    <w:p w:rsidR="00C23444" w:rsidRDefault="009A2D63">
      <w:pPr>
        <w:pStyle w:val="SourceCode"/>
      </w:pPr>
      <w:r>
        <w:rPr>
          <w:rStyle w:val="VerbatimChar"/>
        </w:rPr>
        <w:t>## Warning: package 'gridExtra' was built under R version 4.0.3</w:t>
      </w:r>
    </w:p>
    <w:p w:rsidR="00C23444" w:rsidRDefault="009A2D63">
      <w:pPr>
        <w:pStyle w:val="SourceCode"/>
      </w:pPr>
      <w:r>
        <w:rPr>
          <w:rStyle w:val="VerbatimChar"/>
        </w:rPr>
        <w:t xml:space="preserve">## </w:t>
      </w:r>
      <w:r>
        <w:br/>
      </w:r>
      <w:r>
        <w:rPr>
          <w:rStyle w:val="VerbatimChar"/>
        </w:rPr>
        <w:t>## Attaching package: 'gridExtra'</w:t>
      </w:r>
    </w:p>
    <w:p w:rsidR="00C23444" w:rsidRDefault="009A2D63">
      <w:pPr>
        <w:pStyle w:val="SourceCode"/>
      </w:pPr>
      <w:r>
        <w:rPr>
          <w:rStyle w:val="VerbatimChar"/>
        </w:rPr>
        <w:lastRenderedPageBreak/>
        <w:t>## The following object is masked from 'package:dplyr':</w:t>
      </w:r>
      <w:r>
        <w:br/>
      </w:r>
      <w:r>
        <w:rPr>
          <w:rStyle w:val="VerbatimChar"/>
        </w:rPr>
        <w:t xml:space="preserve">## </w:t>
      </w:r>
      <w:r>
        <w:br/>
      </w:r>
      <w:r>
        <w:rPr>
          <w:rStyle w:val="VerbatimChar"/>
        </w:rPr>
        <w:t>##     combine</w:t>
      </w:r>
    </w:p>
    <w:p w:rsidR="00C23444" w:rsidRDefault="009A2D63">
      <w:pPr>
        <w:pStyle w:val="SourceCode"/>
      </w:pPr>
      <w:r>
        <w:rPr>
          <w:rStyle w:val="KeywordTok"/>
        </w:rPr>
        <w:t>library</w:t>
      </w:r>
      <w:r>
        <w:rPr>
          <w:rStyle w:val="NormalTok"/>
        </w:rPr>
        <w:t>(ggplot2)</w:t>
      </w:r>
      <w:r>
        <w:br/>
      </w:r>
      <w:r>
        <w:rPr>
          <w:rStyle w:val="KeywordTok"/>
        </w:rPr>
        <w:t>library</w:t>
      </w:r>
      <w:r>
        <w:rPr>
          <w:rStyle w:val="NormalTok"/>
        </w:rPr>
        <w:t>(tidyverse)</w:t>
      </w:r>
    </w:p>
    <w:p w:rsidR="00C23444" w:rsidRDefault="009A2D63">
      <w:pPr>
        <w:pStyle w:val="SourceCode"/>
      </w:pPr>
      <w:r>
        <w:rPr>
          <w:rStyle w:val="KeywordTok"/>
        </w:rPr>
        <w:t>library</w:t>
      </w:r>
      <w:r>
        <w:rPr>
          <w:rStyle w:val="NormalTok"/>
        </w:rPr>
        <w:t>(tidytext)</w:t>
      </w:r>
    </w:p>
    <w:p w:rsidR="00C23444" w:rsidRDefault="009A2D63">
      <w:pPr>
        <w:pStyle w:val="SourceCode"/>
      </w:pPr>
      <w:r>
        <w:rPr>
          <w:rStyle w:val="VerbatimChar"/>
        </w:rPr>
        <w:t>## Warning: package 'tidytext' was built under R version 4.0.3</w:t>
      </w:r>
    </w:p>
    <w:p w:rsidR="00C23444" w:rsidRDefault="009A2D63">
      <w:pPr>
        <w:pStyle w:val="SourceCode"/>
      </w:pPr>
      <w:r>
        <w:rPr>
          <w:rStyle w:val="KeywordTok"/>
        </w:rPr>
        <w:t>library</w:t>
      </w:r>
      <w:r>
        <w:rPr>
          <w:rStyle w:val="NormalTok"/>
        </w:rPr>
        <w:t>(textdata)</w:t>
      </w:r>
    </w:p>
    <w:p w:rsidR="00C23444" w:rsidRDefault="009A2D63">
      <w:pPr>
        <w:pStyle w:val="SourceCode"/>
      </w:pPr>
      <w:r>
        <w:rPr>
          <w:rStyle w:val="VerbatimChar"/>
        </w:rPr>
        <w:t>## Warning: package 'textdata' was built under R version 4.0.3</w:t>
      </w:r>
    </w:p>
    <w:p w:rsidR="00C23444" w:rsidRDefault="009A2D63">
      <w:pPr>
        <w:pStyle w:val="SourceCode"/>
      </w:pPr>
      <w:r>
        <w:rPr>
          <w:rStyle w:val="KeywordTok"/>
        </w:rPr>
        <w:t>library</w:t>
      </w:r>
      <w:r>
        <w:rPr>
          <w:rStyle w:val="NormalTok"/>
        </w:rPr>
        <w:t>(janitor)</w:t>
      </w:r>
    </w:p>
    <w:p w:rsidR="00C23444" w:rsidRDefault="009A2D63">
      <w:pPr>
        <w:pStyle w:val="SourceCode"/>
      </w:pPr>
      <w:r>
        <w:rPr>
          <w:rStyle w:val="VerbatimChar"/>
        </w:rPr>
        <w:t>## Warning: package 'janitor' was built under R version 4.0.3</w:t>
      </w:r>
    </w:p>
    <w:p w:rsidR="00C23444" w:rsidRDefault="009A2D63">
      <w:pPr>
        <w:pStyle w:val="SourceCode"/>
      </w:pPr>
      <w:r>
        <w:rPr>
          <w:rStyle w:val="VerbatimChar"/>
        </w:rPr>
        <w:t xml:space="preserve">## </w:t>
      </w:r>
      <w:r>
        <w:br/>
      </w:r>
      <w:r>
        <w:rPr>
          <w:rStyle w:val="VerbatimChar"/>
        </w:rPr>
        <w:t>## Attaching package: 'janitor'</w:t>
      </w:r>
    </w:p>
    <w:p w:rsidR="00C23444" w:rsidRDefault="009A2D63">
      <w:pPr>
        <w:pStyle w:val="SourceCode"/>
      </w:pPr>
      <w:r>
        <w:rPr>
          <w:rStyle w:val="VerbatimChar"/>
        </w:rPr>
        <w:t>## The following objects are masked from 'package:stats':</w:t>
      </w:r>
      <w:r>
        <w:br/>
      </w:r>
      <w:r>
        <w:rPr>
          <w:rStyle w:val="VerbatimChar"/>
        </w:rPr>
        <w:t xml:space="preserve">## </w:t>
      </w:r>
      <w:r>
        <w:br/>
      </w:r>
      <w:r>
        <w:rPr>
          <w:rStyle w:val="VerbatimChar"/>
        </w:rPr>
        <w:t>##     chisq.test, fisher.test</w:t>
      </w:r>
    </w:p>
    <w:p w:rsidR="00C23444" w:rsidRDefault="009A2D63">
      <w:pPr>
        <w:pStyle w:val="SourceCode"/>
      </w:pPr>
      <w:r>
        <w:rPr>
          <w:rStyle w:val="KeywordTok"/>
        </w:rPr>
        <w:t>library</w:t>
      </w:r>
      <w:r>
        <w:rPr>
          <w:rStyle w:val="NormalTok"/>
        </w:rPr>
        <w:t>(stringr)</w:t>
      </w:r>
      <w:r>
        <w:br/>
      </w:r>
      <w:r>
        <w:rPr>
          <w:rStyle w:val="KeywordTok"/>
        </w:rPr>
        <w:t>library</w:t>
      </w:r>
      <w:r>
        <w:rPr>
          <w:rStyle w:val="NormalTok"/>
        </w:rPr>
        <w:t>(stringi)</w:t>
      </w:r>
      <w:r>
        <w:br/>
      </w:r>
      <w:r>
        <w:rPr>
          <w:rStyle w:val="KeywordTok"/>
        </w:rPr>
        <w:t>library</w:t>
      </w:r>
      <w:r>
        <w:rPr>
          <w:rStyle w:val="NormalTok"/>
        </w:rPr>
        <w:t>(cowplot)</w:t>
      </w:r>
    </w:p>
    <w:p w:rsidR="00C23444" w:rsidRDefault="009A2D63">
      <w:pPr>
        <w:pStyle w:val="SourceCode"/>
      </w:pPr>
      <w:r>
        <w:rPr>
          <w:rStyle w:val="VerbatimChar"/>
        </w:rPr>
        <w:t>## Warning: package 'cowplot' was built under R version 4.0.3</w:t>
      </w:r>
    </w:p>
    <w:p w:rsidR="00C23444" w:rsidRDefault="009A2D63">
      <w:pPr>
        <w:pStyle w:val="SourceCode"/>
      </w:pPr>
      <w:r>
        <w:rPr>
          <w:rStyle w:val="KeywordTok"/>
        </w:rPr>
        <w:t>library</w:t>
      </w:r>
      <w:r>
        <w:rPr>
          <w:rStyle w:val="NormalTok"/>
        </w:rPr>
        <w:t>(ggjoy)</w:t>
      </w:r>
    </w:p>
    <w:p w:rsidR="00C23444" w:rsidRDefault="009A2D63">
      <w:pPr>
        <w:pStyle w:val="SourceCode"/>
      </w:pPr>
      <w:r>
        <w:rPr>
          <w:rStyle w:val="VerbatimChar"/>
        </w:rPr>
        <w:t>## Warning: package 'ggjoy' was built under R version 4.0.3</w:t>
      </w:r>
    </w:p>
    <w:p w:rsidR="00C23444" w:rsidRDefault="009A2D63">
      <w:pPr>
        <w:pStyle w:val="SourceCode"/>
      </w:pPr>
      <w:r>
        <w:rPr>
          <w:rStyle w:val="VerbatimChar"/>
        </w:rPr>
        <w:t>## Loading required package: ggridges</w:t>
      </w:r>
    </w:p>
    <w:p w:rsidR="00C23444" w:rsidRDefault="009A2D63">
      <w:pPr>
        <w:pStyle w:val="SourceCode"/>
      </w:pPr>
      <w:r>
        <w:rPr>
          <w:rStyle w:val="VerbatimChar"/>
        </w:rPr>
        <w:t>## Warning: package 'ggridges' was built under R version 4.0.3</w:t>
      </w:r>
    </w:p>
    <w:p w:rsidR="00C23444" w:rsidRDefault="009A2D63">
      <w:pPr>
        <w:pStyle w:val="SourceCode"/>
        <w:rPr>
          <w:rStyle w:val="VerbatimChar"/>
        </w:rPr>
      </w:pPr>
      <w:r>
        <w:rPr>
          <w:rStyle w:val="VerbatimChar"/>
        </w:rPr>
        <w:t>## The ggjoy package has been deprecated. Please switch over to the</w:t>
      </w:r>
      <w:r>
        <w:br/>
      </w:r>
      <w:r>
        <w:rPr>
          <w:rStyle w:val="VerbatimChar"/>
        </w:rPr>
        <w:t>## ggridges package, which provides the same functionality. Porting</w:t>
      </w:r>
      <w:r>
        <w:br/>
      </w:r>
      <w:r>
        <w:rPr>
          <w:rStyle w:val="VerbatimChar"/>
        </w:rPr>
        <w:t>## guidelines can be found here:</w:t>
      </w:r>
      <w:r>
        <w:br/>
      </w:r>
      <w:r>
        <w:rPr>
          <w:rStyle w:val="VerbatimChar"/>
        </w:rPr>
        <w:t xml:space="preserve">## </w:t>
      </w:r>
      <w:hyperlink r:id="rId7" w:history="1">
        <w:r w:rsidR="00451184" w:rsidRPr="00637FB0">
          <w:rPr>
            <w:rStyle w:val="Hyperlink"/>
            <w:rFonts w:ascii="Consolas" w:hAnsi="Consolas"/>
            <w:sz w:val="22"/>
          </w:rPr>
          <w:t>https://github.com/clauswilke/ggjoy/blob/master/README.md</w:t>
        </w:r>
      </w:hyperlink>
    </w:p>
    <w:p w:rsidR="00451184" w:rsidRDefault="00451184">
      <w:pPr>
        <w:pStyle w:val="SourceCode"/>
      </w:pPr>
      <w:ins w:id="30" w:author="Sanne Smith" w:date="2021-02-20T07:36:00Z">
        <w:r>
          <w:t>I see you are loading a  lot of add</w:t>
        </w:r>
      </w:ins>
      <w:ins w:id="31" w:author="Sanne Smith" w:date="2021-02-20T07:37:00Z">
        <w:r>
          <w:t>itional packages.  Some of them are on their way out (‘deprecated’). Not a biggie for this assignment, but try to stay up to date with package developments.</w:t>
        </w:r>
      </w:ins>
    </w:p>
    <w:p w:rsidR="00451184" w:rsidRDefault="009A2D63">
      <w:pPr>
        <w:pStyle w:val="SourceCode"/>
        <w:rPr>
          <w:ins w:id="32" w:author="Sanne Smith" w:date="2021-02-20T07:37:00Z"/>
        </w:rPr>
      </w:pPr>
      <w:r>
        <w:rPr>
          <w:rStyle w:val="KeywordTok"/>
        </w:rPr>
        <w:t>setwd</w:t>
      </w:r>
      <w:r>
        <w:rPr>
          <w:rStyle w:val="NormalTok"/>
        </w:rPr>
        <w:t>(</w:t>
      </w:r>
      <w:r>
        <w:rPr>
          <w:rStyle w:val="StringTok"/>
        </w:rPr>
        <w:t>"C:/Users/cmcgi/Downloads/Soc 302A_Lab1"</w:t>
      </w:r>
      <w:r>
        <w:rPr>
          <w:rStyle w:val="NormalTok"/>
        </w:rPr>
        <w:t>)</w:t>
      </w:r>
      <w:r>
        <w:br/>
      </w:r>
      <w:r>
        <w:br/>
      </w:r>
      <w:r>
        <w:rPr>
          <w:rStyle w:val="CommentTok"/>
        </w:rPr>
        <w:t>#loading data</w:t>
      </w:r>
      <w:r>
        <w:br/>
      </w:r>
      <w:r>
        <w:rPr>
          <w:rStyle w:val="NormalTok"/>
        </w:rPr>
        <w:lastRenderedPageBreak/>
        <w:t>votedata &lt;-</w:t>
      </w:r>
      <w:r>
        <w:rPr>
          <w:rStyle w:val="StringTok"/>
        </w:rPr>
        <w:t xml:space="preserve"> </w:t>
      </w:r>
      <w:r>
        <w:rPr>
          <w:rStyle w:val="KeywordTok"/>
        </w:rPr>
        <w:t>read.csv</w:t>
      </w:r>
      <w:r>
        <w:rPr>
          <w:rStyle w:val="NormalTok"/>
        </w:rPr>
        <w:t>(</w:t>
      </w:r>
      <w:r>
        <w:rPr>
          <w:rStyle w:val="StringTok"/>
        </w:rPr>
        <w:t>"nonvoter_data_v2.csv"</w:t>
      </w:r>
      <w:r>
        <w:rPr>
          <w:rStyle w:val="NormalTok"/>
        </w:rPr>
        <w:t xml:space="preserve">, </w:t>
      </w:r>
      <w:r>
        <w:rPr>
          <w:rStyle w:val="DataTypeTok"/>
        </w:rPr>
        <w:t>header=</w:t>
      </w:r>
      <w:r>
        <w:rPr>
          <w:rStyle w:val="NormalTok"/>
        </w:rPr>
        <w:t xml:space="preserve">T, </w:t>
      </w:r>
      <w:r>
        <w:rPr>
          <w:rStyle w:val="DataTypeTok"/>
        </w:rPr>
        <w:t>sep=</w:t>
      </w:r>
      <w:r>
        <w:rPr>
          <w:rStyle w:val="StringTok"/>
        </w:rPr>
        <w:t>","</w:t>
      </w:r>
      <w:r>
        <w:rPr>
          <w:rStyle w:val="NormalTok"/>
        </w:rPr>
        <w:t>)</w:t>
      </w:r>
      <w:r>
        <w:br/>
      </w:r>
    </w:p>
    <w:p w:rsidR="00C23444" w:rsidRDefault="00E619B3">
      <w:pPr>
        <w:pStyle w:val="SourceCode"/>
      </w:pPr>
      <w:ins w:id="33" w:author="Sanne Smith" w:date="2021-02-20T09:47:00Z">
        <w:r>
          <w:t xml:space="preserve">I notice you use base R for reading your data. That is fine, but be aware that it sometimes behaves differently than </w:t>
        </w:r>
        <w:proofErr w:type="spellStart"/>
        <w:r>
          <w:t>read_csv</w:t>
        </w:r>
        <w:proofErr w:type="spellEnd"/>
        <w:r>
          <w:t xml:space="preserve"> from</w:t>
        </w:r>
      </w:ins>
      <w:ins w:id="34" w:author="Sanne Smith" w:date="2021-02-20T09:48:00Z">
        <w:r>
          <w:t xml:space="preserve"> </w:t>
        </w:r>
        <w:proofErr w:type="spellStart"/>
        <w:r>
          <w:t>tidyverse</w:t>
        </w:r>
        <w:proofErr w:type="spellEnd"/>
        <w:r>
          <w:t xml:space="preserve">. </w:t>
        </w:r>
      </w:ins>
      <w:r w:rsidR="009A2D63">
        <w:br/>
      </w:r>
      <w:r w:rsidR="009A2D63">
        <w:rPr>
          <w:rStyle w:val="CommentTok"/>
        </w:rPr>
        <w:t xml:space="preserve">#I need age, voting status, experience, engagement. What variables deal with that? </w:t>
      </w:r>
      <w:r w:rsidR="009A2D63">
        <w:br/>
      </w:r>
      <w:r w:rsidR="009A2D63">
        <w:br/>
      </w:r>
      <w:r w:rsidR="009A2D63">
        <w:rPr>
          <w:rStyle w:val="CommentTok"/>
        </w:rPr>
        <w:t>#Need to pick variables I want to keep and explore for answering the question. These are the ones I have selected from the codebook.</w:t>
      </w:r>
      <w:r w:rsidR="009A2D63">
        <w:br/>
      </w:r>
      <w:proofErr w:type="spellStart"/>
      <w:r w:rsidR="009A2D63">
        <w:rPr>
          <w:rStyle w:val="NormalTok"/>
        </w:rPr>
        <w:t>selectdata</w:t>
      </w:r>
      <w:proofErr w:type="spellEnd"/>
      <w:r w:rsidR="009A2D63">
        <w:rPr>
          <w:rStyle w:val="NormalTok"/>
        </w:rPr>
        <w:t xml:space="preserve"> &lt;-</w:t>
      </w:r>
      <w:r w:rsidR="009A2D63">
        <w:rPr>
          <w:rStyle w:val="StringTok"/>
        </w:rPr>
        <w:t xml:space="preserve"> </w:t>
      </w:r>
      <w:proofErr w:type="spellStart"/>
      <w:r w:rsidR="009A2D63">
        <w:rPr>
          <w:rStyle w:val="NormalTok"/>
        </w:rPr>
        <w:t>votedata</w:t>
      </w:r>
      <w:proofErr w:type="spellEnd"/>
      <w:r w:rsidR="009A2D63">
        <w:rPr>
          <w:rStyle w:val="NormalTok"/>
        </w:rPr>
        <w:t xml:space="preserve"> </w:t>
      </w:r>
      <w:r w:rsidR="009A2D63">
        <w:rPr>
          <w:rStyle w:val="OperatorTok"/>
        </w:rPr>
        <w:t>%&gt;%</w:t>
      </w:r>
      <w:r w:rsidR="009A2D63">
        <w:rPr>
          <w:rStyle w:val="StringTok"/>
        </w:rPr>
        <w:t xml:space="preserve">  </w:t>
      </w:r>
      <w:r w:rsidR="009A2D63">
        <w:br/>
      </w:r>
      <w:r w:rsidR="009A2D63">
        <w:rPr>
          <w:rStyle w:val="KeywordTok"/>
        </w:rPr>
        <w:t>select</w:t>
      </w:r>
      <w:r w:rsidR="009A2D63">
        <w:rPr>
          <w:rStyle w:val="NormalTok"/>
        </w:rPr>
        <w:t xml:space="preserve"> (ppage,gender, race, educ, voter_category, Q5,Q14, Q15, Q16, Q17_</w:t>
      </w:r>
      <w:r w:rsidR="009A2D63">
        <w:rPr>
          <w:rStyle w:val="DecValTok"/>
        </w:rPr>
        <w:t>1</w:t>
      </w:r>
      <w:r w:rsidR="009A2D63">
        <w:rPr>
          <w:rStyle w:val="NormalTok"/>
        </w:rPr>
        <w:t>, Q17_</w:t>
      </w:r>
      <w:r w:rsidR="009A2D63">
        <w:rPr>
          <w:rStyle w:val="DecValTok"/>
        </w:rPr>
        <w:t>2</w:t>
      </w:r>
      <w:r w:rsidR="009A2D63">
        <w:rPr>
          <w:rStyle w:val="NormalTok"/>
        </w:rPr>
        <w:t>,Q17_</w:t>
      </w:r>
      <w:r w:rsidR="009A2D63">
        <w:rPr>
          <w:rStyle w:val="DecValTok"/>
        </w:rPr>
        <w:t>3</w:t>
      </w:r>
      <w:r w:rsidR="009A2D63">
        <w:rPr>
          <w:rStyle w:val="NormalTok"/>
        </w:rPr>
        <w:t>,Q17_</w:t>
      </w:r>
      <w:r w:rsidR="009A2D63">
        <w:rPr>
          <w:rStyle w:val="DecValTok"/>
        </w:rPr>
        <w:t>4</w:t>
      </w:r>
      <w:r w:rsidR="009A2D63">
        <w:rPr>
          <w:rStyle w:val="NormalTok"/>
        </w:rPr>
        <w:t>, Q20, Q21, Q22, Q23, Q24, Q26, Q27_</w:t>
      </w:r>
      <w:r w:rsidR="009A2D63">
        <w:rPr>
          <w:rStyle w:val="DecValTok"/>
        </w:rPr>
        <w:t>1</w:t>
      </w:r>
      <w:r w:rsidR="009A2D63">
        <w:rPr>
          <w:rStyle w:val="NormalTok"/>
        </w:rPr>
        <w:t>,Q27_</w:t>
      </w:r>
      <w:r w:rsidR="009A2D63">
        <w:rPr>
          <w:rStyle w:val="DecValTok"/>
        </w:rPr>
        <w:t>2</w:t>
      </w:r>
      <w:r w:rsidR="009A2D63">
        <w:rPr>
          <w:rStyle w:val="NormalTok"/>
        </w:rPr>
        <w:t>, Q27_</w:t>
      </w:r>
      <w:r w:rsidR="009A2D63">
        <w:rPr>
          <w:rStyle w:val="DecValTok"/>
        </w:rPr>
        <w:t>3</w:t>
      </w:r>
      <w:r w:rsidR="009A2D63">
        <w:rPr>
          <w:rStyle w:val="NormalTok"/>
        </w:rPr>
        <w:t>, Q27_</w:t>
      </w:r>
      <w:r w:rsidR="009A2D63">
        <w:rPr>
          <w:rStyle w:val="DecValTok"/>
        </w:rPr>
        <w:t>4</w:t>
      </w:r>
      <w:r w:rsidR="009A2D63">
        <w:rPr>
          <w:rStyle w:val="NormalTok"/>
        </w:rPr>
        <w:t>, Q27_</w:t>
      </w:r>
      <w:r w:rsidR="009A2D63">
        <w:rPr>
          <w:rStyle w:val="DecValTok"/>
        </w:rPr>
        <w:t>5</w:t>
      </w:r>
      <w:r w:rsidR="009A2D63">
        <w:rPr>
          <w:rStyle w:val="NormalTok"/>
        </w:rPr>
        <w:t>, Q27_</w:t>
      </w:r>
      <w:r w:rsidR="009A2D63">
        <w:rPr>
          <w:rStyle w:val="DecValTok"/>
        </w:rPr>
        <w:t>6</w:t>
      </w:r>
      <w:r w:rsidR="009A2D63">
        <w:rPr>
          <w:rStyle w:val="NormalTok"/>
        </w:rPr>
        <w:t>, Q28_</w:t>
      </w:r>
      <w:r w:rsidR="009A2D63">
        <w:rPr>
          <w:rStyle w:val="DecValTok"/>
        </w:rPr>
        <w:t>1</w:t>
      </w:r>
      <w:r w:rsidR="009A2D63">
        <w:rPr>
          <w:rStyle w:val="NormalTok"/>
        </w:rPr>
        <w:t>,Q28_</w:t>
      </w:r>
      <w:r w:rsidR="009A2D63">
        <w:rPr>
          <w:rStyle w:val="DecValTok"/>
        </w:rPr>
        <w:t>2</w:t>
      </w:r>
      <w:r w:rsidR="009A2D63">
        <w:rPr>
          <w:rStyle w:val="NormalTok"/>
        </w:rPr>
        <w:t>,Q28_</w:t>
      </w:r>
      <w:r w:rsidR="009A2D63">
        <w:rPr>
          <w:rStyle w:val="DecValTok"/>
        </w:rPr>
        <w:t>3</w:t>
      </w:r>
      <w:r w:rsidR="009A2D63">
        <w:rPr>
          <w:rStyle w:val="NormalTok"/>
        </w:rPr>
        <w:t>, Q28_</w:t>
      </w:r>
      <w:r w:rsidR="009A2D63">
        <w:rPr>
          <w:rStyle w:val="DecValTok"/>
        </w:rPr>
        <w:t>4</w:t>
      </w:r>
      <w:r w:rsidR="009A2D63">
        <w:rPr>
          <w:rStyle w:val="NormalTok"/>
        </w:rPr>
        <w:t>, Q28_</w:t>
      </w:r>
      <w:r w:rsidR="009A2D63">
        <w:rPr>
          <w:rStyle w:val="DecValTok"/>
        </w:rPr>
        <w:t>5</w:t>
      </w:r>
      <w:r w:rsidR="009A2D63">
        <w:rPr>
          <w:rStyle w:val="NormalTok"/>
        </w:rPr>
        <w:t>, Q28_</w:t>
      </w:r>
      <w:r w:rsidR="009A2D63">
        <w:rPr>
          <w:rStyle w:val="DecValTok"/>
        </w:rPr>
        <w:t>6</w:t>
      </w:r>
      <w:r w:rsidR="009A2D63">
        <w:rPr>
          <w:rStyle w:val="NormalTok"/>
        </w:rPr>
        <w:t>, Q28_</w:t>
      </w:r>
      <w:r w:rsidR="009A2D63">
        <w:rPr>
          <w:rStyle w:val="DecValTok"/>
        </w:rPr>
        <w:t>7</w:t>
      </w:r>
      <w:r w:rsidR="009A2D63">
        <w:rPr>
          <w:rStyle w:val="NormalTok"/>
        </w:rPr>
        <w:t>,Q28_</w:t>
      </w:r>
      <w:r w:rsidR="009A2D63">
        <w:rPr>
          <w:rStyle w:val="DecValTok"/>
        </w:rPr>
        <w:t>8</w:t>
      </w:r>
      <w:r w:rsidR="009A2D63">
        <w:rPr>
          <w:rStyle w:val="NormalTok"/>
        </w:rPr>
        <w:t>,Q29_</w:t>
      </w:r>
      <w:r w:rsidR="009A2D63">
        <w:rPr>
          <w:rStyle w:val="DecValTok"/>
        </w:rPr>
        <w:t>1</w:t>
      </w:r>
      <w:r w:rsidR="009A2D63">
        <w:rPr>
          <w:rStyle w:val="NormalTok"/>
        </w:rPr>
        <w:t>, Q29_</w:t>
      </w:r>
      <w:r w:rsidR="009A2D63">
        <w:rPr>
          <w:rStyle w:val="DecValTok"/>
        </w:rPr>
        <w:t>2</w:t>
      </w:r>
      <w:r w:rsidR="009A2D63">
        <w:rPr>
          <w:rStyle w:val="NormalTok"/>
        </w:rPr>
        <w:t>, Q29_</w:t>
      </w:r>
      <w:r w:rsidR="009A2D63">
        <w:rPr>
          <w:rStyle w:val="DecValTok"/>
        </w:rPr>
        <w:t>3</w:t>
      </w:r>
      <w:r w:rsidR="009A2D63">
        <w:rPr>
          <w:rStyle w:val="NormalTok"/>
        </w:rPr>
        <w:t>, Q29_</w:t>
      </w:r>
      <w:r w:rsidR="009A2D63">
        <w:rPr>
          <w:rStyle w:val="DecValTok"/>
        </w:rPr>
        <w:t>4</w:t>
      </w:r>
      <w:r w:rsidR="009A2D63">
        <w:rPr>
          <w:rStyle w:val="NormalTok"/>
        </w:rPr>
        <w:t>, Q29_</w:t>
      </w:r>
      <w:r w:rsidR="009A2D63">
        <w:rPr>
          <w:rStyle w:val="DecValTok"/>
        </w:rPr>
        <w:t>5</w:t>
      </w:r>
      <w:r w:rsidR="009A2D63">
        <w:rPr>
          <w:rStyle w:val="NormalTok"/>
        </w:rPr>
        <w:t>, Q29_</w:t>
      </w:r>
      <w:r w:rsidR="009A2D63">
        <w:rPr>
          <w:rStyle w:val="DecValTok"/>
        </w:rPr>
        <w:t>6</w:t>
      </w:r>
      <w:r w:rsidR="009A2D63">
        <w:rPr>
          <w:rStyle w:val="NormalTok"/>
        </w:rPr>
        <w:t>, Q29_</w:t>
      </w:r>
      <w:r w:rsidR="009A2D63">
        <w:rPr>
          <w:rStyle w:val="DecValTok"/>
        </w:rPr>
        <w:t>7</w:t>
      </w:r>
      <w:r w:rsidR="009A2D63">
        <w:rPr>
          <w:rStyle w:val="NormalTok"/>
        </w:rPr>
        <w:t>, Q29_</w:t>
      </w:r>
      <w:r w:rsidR="009A2D63">
        <w:rPr>
          <w:rStyle w:val="DecValTok"/>
        </w:rPr>
        <w:t>8</w:t>
      </w:r>
      <w:r w:rsidR="009A2D63">
        <w:rPr>
          <w:rStyle w:val="NormalTok"/>
        </w:rPr>
        <w:t>, Q29_</w:t>
      </w:r>
      <w:r w:rsidR="009A2D63">
        <w:rPr>
          <w:rStyle w:val="DecValTok"/>
        </w:rPr>
        <w:t>9</w:t>
      </w:r>
      <w:r w:rsidR="009A2D63">
        <w:rPr>
          <w:rStyle w:val="NormalTok"/>
        </w:rPr>
        <w:t>, Q29_</w:t>
      </w:r>
      <w:r w:rsidR="009A2D63">
        <w:rPr>
          <w:rStyle w:val="DecValTok"/>
        </w:rPr>
        <w:t>10</w:t>
      </w:r>
      <w:r w:rsidR="009A2D63">
        <w:rPr>
          <w:rStyle w:val="NormalTok"/>
        </w:rPr>
        <w:t>, Q30)</w:t>
      </w:r>
      <w:r w:rsidR="009A2D63">
        <w:br/>
      </w:r>
      <w:r w:rsidR="009A2D63">
        <w:br/>
      </w:r>
      <w:r w:rsidR="009A2D63">
        <w:rPr>
          <w:rStyle w:val="NormalTok"/>
        </w:rPr>
        <w:t>descriptions &lt;-</w:t>
      </w:r>
      <w:r w:rsidR="009A2D63">
        <w:rPr>
          <w:rStyle w:val="StringTok"/>
        </w:rPr>
        <w:t xml:space="preserve"> </w:t>
      </w:r>
      <w:r w:rsidR="009A2D63">
        <w:rPr>
          <w:rStyle w:val="NormalTok"/>
        </w:rPr>
        <w:t xml:space="preserve">selectdata </w:t>
      </w:r>
      <w:r w:rsidR="009A2D63">
        <w:rPr>
          <w:rStyle w:val="OperatorTok"/>
        </w:rPr>
        <w:t>%&gt;%</w:t>
      </w:r>
      <w:r w:rsidR="009A2D63">
        <w:rPr>
          <w:rStyle w:val="StringTok"/>
        </w:rPr>
        <w:t xml:space="preserve">  </w:t>
      </w:r>
      <w:r w:rsidR="009A2D63">
        <w:br/>
      </w:r>
      <w:r w:rsidR="009A2D63">
        <w:rPr>
          <w:rStyle w:val="KeywordTok"/>
        </w:rPr>
        <w:t>select</w:t>
      </w:r>
      <w:r w:rsidR="009A2D63">
        <w:rPr>
          <w:rStyle w:val="NormalTok"/>
        </w:rPr>
        <w:t xml:space="preserve"> (ppage, gender, race, educ, voter_category)</w:t>
      </w:r>
      <w:r w:rsidR="009A2D63">
        <w:br/>
      </w:r>
      <w:r w:rsidR="009A2D63">
        <w:br/>
      </w:r>
      <w:r w:rsidR="009A2D63">
        <w:br/>
      </w:r>
      <w:r w:rsidR="009A2D63">
        <w:rPr>
          <w:rStyle w:val="CommentTok"/>
        </w:rPr>
        <w:t xml:space="preserve">#Confidence variables need to be numerically recoded. </w:t>
      </w:r>
      <w:r w:rsidR="009A2D63">
        <w:br/>
      </w:r>
      <w:r w:rsidR="009A2D63">
        <w:br/>
      </w:r>
      <w:r w:rsidR="009A2D63">
        <w:rPr>
          <w:rStyle w:val="KeywordTok"/>
        </w:rPr>
        <w:t>table</w:t>
      </w:r>
      <w:r w:rsidR="009A2D63">
        <w:rPr>
          <w:rStyle w:val="NormalTok"/>
        </w:rPr>
        <w:t>(selectdata</w:t>
      </w:r>
      <w:r w:rsidR="009A2D63">
        <w:rPr>
          <w:rStyle w:val="OperatorTok"/>
        </w:rPr>
        <w:t>$</w:t>
      </w:r>
      <w:r w:rsidR="009A2D63">
        <w:rPr>
          <w:rStyle w:val="NormalTok"/>
        </w:rPr>
        <w:t>Q17_</w:t>
      </w:r>
      <w:r w:rsidR="009A2D63">
        <w:rPr>
          <w:rStyle w:val="DecValTok"/>
        </w:rPr>
        <w:t>1</w:t>
      </w:r>
      <w:r w:rsidR="009A2D63">
        <w:rPr>
          <w:rStyle w:val="NormalTok"/>
        </w:rPr>
        <w:t xml:space="preserve">) </w:t>
      </w:r>
      <w:r w:rsidR="009A2D63">
        <w:rPr>
          <w:rStyle w:val="CommentTok"/>
        </w:rPr>
        <w:t>#weird space in somewhat confident</w:t>
      </w:r>
      <w:ins w:id="35" w:author="Sanne Smith" w:date="2021-02-20T19:11:00Z">
        <w:r w:rsidR="007E69F2">
          <w:rPr>
            <w:rStyle w:val="CommentTok"/>
          </w:rPr>
          <w:t xml:space="preserve"> Nice catch!</w:t>
        </w:r>
      </w:ins>
    </w:p>
    <w:p w:rsidR="00C23444" w:rsidRDefault="009A2D63">
      <w:pPr>
        <w:pStyle w:val="SourceCode"/>
      </w:pPr>
      <w:r>
        <w:rPr>
          <w:rStyle w:val="VerbatimChar"/>
        </w:rPr>
        <w:t xml:space="preserve">## </w:t>
      </w:r>
      <w:r>
        <w:br/>
      </w:r>
      <w:r>
        <w:rPr>
          <w:rStyle w:val="VerbatimChar"/>
        </w:rPr>
        <w:t xml:space="preserve">## Not at all confident   Not very confident  Somewhat  confident </w:t>
      </w:r>
      <w:r>
        <w:br/>
      </w:r>
      <w:r>
        <w:rPr>
          <w:rStyle w:val="VerbatimChar"/>
        </w:rPr>
        <w:t xml:space="preserve">##                  216                  473                 2225 </w:t>
      </w:r>
      <w:r>
        <w:br/>
      </w:r>
      <w:r>
        <w:rPr>
          <w:rStyle w:val="VerbatimChar"/>
        </w:rPr>
        <w:t xml:space="preserve">##       Very confident </w:t>
      </w:r>
      <w:r>
        <w:br/>
      </w:r>
      <w:r>
        <w:rPr>
          <w:rStyle w:val="VerbatimChar"/>
        </w:rPr>
        <w:t>##                 2868</w:t>
      </w:r>
    </w:p>
    <w:p w:rsidR="00D71D6F" w:rsidRDefault="00D71D6F">
      <w:pPr>
        <w:pStyle w:val="SourceCode"/>
        <w:rPr>
          <w:rStyle w:val="NormalTok"/>
        </w:rPr>
      </w:pPr>
      <w:r>
        <w:rPr>
          <w:rStyle w:val="CommentTok"/>
        </w:rPr>
        <w:t xml:space="preserve">#Recode numerically.    </w:t>
      </w:r>
    </w:p>
    <w:p w:rsidR="007E69F2" w:rsidRDefault="009A2D63">
      <w:pPr>
        <w:pStyle w:val="SourceCode"/>
        <w:rPr>
          <w:ins w:id="36" w:author="Sanne Smith" w:date="2021-02-20T19:12:00Z"/>
          <w:rStyle w:val="NormalTok"/>
        </w:rPr>
      </w:pPr>
      <w:r>
        <w:rPr>
          <w:rStyle w:val="NormalTok"/>
        </w:rPr>
        <w:t>selectdata &lt;-</w:t>
      </w:r>
      <w:r>
        <w:rPr>
          <w:rStyle w:val="StringTok"/>
        </w:rPr>
        <w:t xml:space="preserve"> </w:t>
      </w:r>
      <w:r>
        <w:rPr>
          <w:rStyle w:val="NormalTok"/>
        </w:rPr>
        <w:t xml:space="preserve">selectdata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KeywordTok"/>
        </w:rPr>
        <w:t>across</w:t>
      </w:r>
      <w:r>
        <w:rPr>
          <w:rStyle w:val="NormalTok"/>
        </w:rPr>
        <w:t>(</w:t>
      </w:r>
      <w:r>
        <w:rPr>
          <w:rStyle w:val="KeywordTok"/>
        </w:rPr>
        <w:t>starts_with</w:t>
      </w:r>
      <w:r>
        <w:rPr>
          <w:rStyle w:val="NormalTok"/>
        </w:rPr>
        <w:t>(</w:t>
      </w:r>
      <w:r>
        <w:rPr>
          <w:rStyle w:val="StringTok"/>
        </w:rPr>
        <w:t>"Q17"</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w:t>
      </w:r>
      <w:r>
        <w:rPr>
          <w:rStyle w:val="KeywordTok"/>
        </w:rPr>
        <w:t>case_when</w:t>
      </w:r>
      <w:r>
        <w:rPr>
          <w:rStyle w:val="NormalTok"/>
        </w:rPr>
        <w:t xml:space="preserve">(. </w:t>
      </w:r>
      <w:r>
        <w:rPr>
          <w:rStyle w:val="OperatorTok"/>
        </w:rPr>
        <w:t>==</w:t>
      </w:r>
      <w:r>
        <w:rPr>
          <w:rStyle w:val="StringTok"/>
        </w:rPr>
        <w:t xml:space="preserve"> "Not at all confident"</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 </w:t>
      </w:r>
      <w:r>
        <w:rPr>
          <w:rStyle w:val="OperatorTok"/>
        </w:rPr>
        <w:t>==</w:t>
      </w:r>
      <w:r>
        <w:rPr>
          <w:rStyle w:val="StringTok"/>
        </w:rPr>
        <w:t xml:space="preserve"> "Not very confident"</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br/>
      </w:r>
      <w:r>
        <w:rPr>
          <w:rStyle w:val="NormalTok"/>
        </w:rPr>
        <w:t xml:space="preserve">                             . </w:t>
      </w:r>
      <w:r>
        <w:rPr>
          <w:rStyle w:val="OperatorTok"/>
        </w:rPr>
        <w:t>==</w:t>
      </w:r>
      <w:r>
        <w:rPr>
          <w:rStyle w:val="StringTok"/>
        </w:rPr>
        <w:t xml:space="preserve"> "Somewhat  confident"</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br/>
      </w:r>
      <w:r>
        <w:rPr>
          <w:rStyle w:val="NormalTok"/>
        </w:rPr>
        <w:t xml:space="preserve">                             . </w:t>
      </w:r>
      <w:r>
        <w:rPr>
          <w:rStyle w:val="OperatorTok"/>
        </w:rPr>
        <w:t>==</w:t>
      </w:r>
      <w:r>
        <w:rPr>
          <w:rStyle w:val="StringTok"/>
        </w:rPr>
        <w:t xml:space="preserve"> "Very confident"</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KeywordTok"/>
        </w:rPr>
        <w:t>across</w:t>
      </w:r>
      <w:r>
        <w:rPr>
          <w:rStyle w:val="NormalTok"/>
        </w:rPr>
        <w:t>(</w:t>
      </w:r>
      <w:r>
        <w:rPr>
          <w:rStyle w:val="KeywordTok"/>
        </w:rPr>
        <w:t>starts_with</w:t>
      </w:r>
      <w:r>
        <w:rPr>
          <w:rStyle w:val="NormalTok"/>
        </w:rPr>
        <w:t>(</w:t>
      </w:r>
      <w:r>
        <w:rPr>
          <w:rStyle w:val="StringTok"/>
        </w:rPr>
        <w:t>"Q28"</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w:t>
      </w:r>
      <w:r>
        <w:rPr>
          <w:rStyle w:val="KeywordTok"/>
        </w:rPr>
        <w:t>case_when</w:t>
      </w:r>
      <w:r>
        <w:rPr>
          <w:rStyle w:val="NormalTok"/>
        </w:rPr>
        <w:t xml:space="preserve">(. </w:t>
      </w:r>
      <w:r>
        <w:rPr>
          <w:rStyle w:val="OperatorTok"/>
        </w:rPr>
        <w:t>==</w:t>
      </w:r>
      <w:r>
        <w:rPr>
          <w:rStyle w:val="StringTok"/>
        </w:rPr>
        <w:t xml:space="preserve"> "Not Selected"</w:t>
      </w:r>
      <w:r>
        <w:rPr>
          <w:rStyle w:val="NormalTok"/>
        </w:rPr>
        <w:t xml:space="preserve"> </w:t>
      </w:r>
      <w:r>
        <w:rPr>
          <w:rStyle w:val="OperatorTok"/>
        </w:rPr>
        <w:t>~</w:t>
      </w:r>
      <w:r>
        <w:rPr>
          <w:rStyle w:val="StringTok"/>
        </w:rPr>
        <w:t xml:space="preserve"> </w:t>
      </w:r>
      <w:r>
        <w:rPr>
          <w:rStyle w:val="DecValTok"/>
        </w:rPr>
        <w:t>0</w:t>
      </w:r>
      <w:r>
        <w:rPr>
          <w:rStyle w:val="NormalTok"/>
        </w:rPr>
        <w:t>,</w:t>
      </w:r>
      <w:r>
        <w:br/>
      </w:r>
      <w:r>
        <w:rPr>
          <w:rStyle w:val="NormalTok"/>
        </w:rPr>
        <w:t xml:space="preserve">                   . </w:t>
      </w:r>
      <w:r>
        <w:rPr>
          <w:rStyle w:val="OperatorTok"/>
        </w:rPr>
        <w:t>==</w:t>
      </w:r>
      <w:r>
        <w:rPr>
          <w:rStyle w:val="StringTok"/>
        </w:rPr>
        <w:t xml:space="preserve"> "Selected"</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KeywordTok"/>
        </w:rPr>
        <w:t>across</w:t>
      </w:r>
      <w:r>
        <w:rPr>
          <w:rStyle w:val="NormalTok"/>
        </w:rPr>
        <w:t>(</w:t>
      </w:r>
      <w:r>
        <w:rPr>
          <w:rStyle w:val="KeywordTok"/>
        </w:rPr>
        <w:t>starts_with</w:t>
      </w:r>
      <w:r>
        <w:rPr>
          <w:rStyle w:val="NormalTok"/>
        </w:rPr>
        <w:t>(</w:t>
      </w:r>
      <w:r>
        <w:rPr>
          <w:rStyle w:val="StringTok"/>
        </w:rPr>
        <w:t>"Q29"</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w:t>
      </w:r>
      <w:r>
        <w:rPr>
          <w:rStyle w:val="KeywordTok"/>
        </w:rPr>
        <w:t>case_when</w:t>
      </w:r>
      <w:r>
        <w:rPr>
          <w:rStyle w:val="NormalTok"/>
        </w:rPr>
        <w:t xml:space="preserve">(. </w:t>
      </w:r>
      <w:r>
        <w:rPr>
          <w:rStyle w:val="OperatorTok"/>
        </w:rPr>
        <w:t>==</w:t>
      </w:r>
      <w:r>
        <w:rPr>
          <w:rStyle w:val="StringTok"/>
        </w:rPr>
        <w:t xml:space="preserve"> "Not Selected"</w:t>
      </w:r>
      <w:r>
        <w:rPr>
          <w:rStyle w:val="NormalTok"/>
        </w:rPr>
        <w:t xml:space="preserve"> </w:t>
      </w:r>
      <w:r>
        <w:rPr>
          <w:rStyle w:val="OperatorTok"/>
        </w:rPr>
        <w:t>~</w:t>
      </w:r>
      <w:r>
        <w:rPr>
          <w:rStyle w:val="StringTok"/>
        </w:rPr>
        <w:t xml:space="preserve"> </w:t>
      </w:r>
      <w:r>
        <w:rPr>
          <w:rStyle w:val="DecValTok"/>
        </w:rPr>
        <w:t>0</w:t>
      </w:r>
      <w:r>
        <w:rPr>
          <w:rStyle w:val="NormalTok"/>
        </w:rPr>
        <w:t>,</w:t>
      </w:r>
      <w:r>
        <w:br/>
      </w:r>
      <w:r>
        <w:rPr>
          <w:rStyle w:val="NormalTok"/>
        </w:rPr>
        <w:t xml:space="preserve">                   . </w:t>
      </w:r>
      <w:r>
        <w:rPr>
          <w:rStyle w:val="OperatorTok"/>
        </w:rPr>
        <w:t>==</w:t>
      </w:r>
      <w:r>
        <w:rPr>
          <w:rStyle w:val="StringTok"/>
        </w:rPr>
        <w:t xml:space="preserve"> "Selected"</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w:t>
      </w:r>
      <w:ins w:id="37" w:author="Sanne Smith" w:date="2021-02-20T19:12:00Z">
        <w:r w:rsidR="007E69F2">
          <w:rPr>
            <w:rStyle w:val="NormalTok"/>
          </w:rPr>
          <w:t>Nice usage of across.</w:t>
        </w:r>
      </w:ins>
    </w:p>
    <w:p w:rsidR="007E69F2" w:rsidRDefault="007E69F2">
      <w:pPr>
        <w:pStyle w:val="SourceCode"/>
        <w:rPr>
          <w:ins w:id="38" w:author="Sanne Smith" w:date="2021-02-20T19:14:00Z"/>
        </w:rPr>
      </w:pPr>
      <w:ins w:id="39" w:author="Sanne Smith" w:date="2021-02-20T19:13:00Z">
        <w:r>
          <w:rPr>
            <w:rStyle w:val="NormalTok"/>
          </w:rPr>
          <w:t xml:space="preserve">I would use </w:t>
        </w:r>
        <w:proofErr w:type="spellStart"/>
        <w:r>
          <w:rPr>
            <w:rStyle w:val="NormalTok"/>
          </w:rPr>
          <w:t>if_else</w:t>
        </w:r>
        <w:proofErr w:type="spellEnd"/>
        <w:r>
          <w:rPr>
            <w:rStyle w:val="NormalTok"/>
          </w:rPr>
          <w:t xml:space="preserve">() for conditional statements with only 2 options. It is shorter! I use </w:t>
        </w:r>
        <w:proofErr w:type="spellStart"/>
        <w:r>
          <w:rPr>
            <w:rStyle w:val="NormalTok"/>
          </w:rPr>
          <w:t>case_when</w:t>
        </w:r>
        <w:proofErr w:type="spellEnd"/>
        <w:r>
          <w:rPr>
            <w:rStyle w:val="NormalTok"/>
          </w:rPr>
          <w:t>() mostly when there are more than 2 categories I’m coding into.</w:t>
        </w:r>
      </w:ins>
      <w:del w:id="40" w:author="Sanne Smith" w:date="2021-02-20T19:13:00Z">
        <w:r w:rsidR="009A2D63" w:rsidDel="007E69F2">
          <w:rPr>
            <w:rStyle w:val="NormalTok"/>
          </w:rPr>
          <w:delText xml:space="preserve">    </w:delText>
        </w:r>
      </w:del>
      <w:r w:rsidR="009A2D63">
        <w:rPr>
          <w:rStyle w:val="NormalTok"/>
        </w:rPr>
        <w:t xml:space="preserve">              </w:t>
      </w:r>
      <w:r w:rsidR="009A2D63">
        <w:br/>
      </w:r>
      <w:r w:rsidR="009A2D63">
        <w:rPr>
          <w:rStyle w:val="CommentTok"/>
        </w:rPr>
        <w:t xml:space="preserve">#Don't necessarily need to recode others since I am really only interested in </w:t>
      </w:r>
      <w:r w:rsidR="009A2D63">
        <w:rPr>
          <w:rStyle w:val="CommentTok"/>
        </w:rPr>
        <w:lastRenderedPageBreak/>
        <w:t xml:space="preserve">these.    </w:t>
      </w:r>
      <w:ins w:id="41" w:author="Sanne Smith" w:date="2021-02-20T19:13:00Z">
        <w:r>
          <w:rPr>
            <w:rStyle w:val="CommentTok"/>
          </w:rPr>
          <w:t xml:space="preserve"> Ok! N</w:t>
        </w:r>
      </w:ins>
      <w:ins w:id="42" w:author="Sanne Smith" w:date="2021-02-20T19:14:00Z">
        <w:r>
          <w:rPr>
            <w:rStyle w:val="CommentTok"/>
          </w:rPr>
          <w:t>ice to have this explicitly stated</w:t>
        </w:r>
      </w:ins>
      <w:r w:rsidR="009A2D63">
        <w:br/>
      </w:r>
      <w:r w:rsidR="009A2D63">
        <w:br/>
      </w:r>
      <w:r w:rsidR="009A2D63">
        <w:rPr>
          <w:rStyle w:val="CommentTok"/>
        </w:rPr>
        <w:t>#Renaming selected variables so that they are easily interpretable</w:t>
      </w:r>
      <w:r w:rsidR="009A2D63">
        <w:br/>
      </w:r>
      <w:r w:rsidR="009A2D63">
        <w:rPr>
          <w:rStyle w:val="NormalTok"/>
        </w:rPr>
        <w:t>nameddata &lt;-</w:t>
      </w:r>
      <w:r w:rsidR="009A2D63">
        <w:rPr>
          <w:rStyle w:val="StringTok"/>
        </w:rPr>
        <w:t xml:space="preserve"> </w:t>
      </w:r>
      <w:r w:rsidR="009A2D63">
        <w:rPr>
          <w:rStyle w:val="NormalTok"/>
        </w:rPr>
        <w:t>dplyr</w:t>
      </w:r>
      <w:r w:rsidR="009A2D63">
        <w:rPr>
          <w:rStyle w:val="OperatorTok"/>
        </w:rPr>
        <w:t>::</w:t>
      </w:r>
      <w:r w:rsidR="009A2D63">
        <w:rPr>
          <w:rStyle w:val="KeywordTok"/>
        </w:rPr>
        <w:t>rename</w:t>
      </w:r>
      <w:r w:rsidR="009A2D63">
        <w:rPr>
          <w:rStyle w:val="NormalTok"/>
        </w:rPr>
        <w:t xml:space="preserve"> (selectdata, </w:t>
      </w:r>
      <w:r w:rsidR="009A2D63">
        <w:rPr>
          <w:rStyle w:val="DataTypeTok"/>
        </w:rPr>
        <w:t>attitude_toward_voting =</w:t>
      </w:r>
      <w:r w:rsidR="009A2D63">
        <w:rPr>
          <w:rStyle w:val="NormalTok"/>
        </w:rPr>
        <w:t xml:space="preserve"> Q5, </w:t>
      </w:r>
      <w:r w:rsidR="009A2D63">
        <w:rPr>
          <w:rStyle w:val="DataTypeTok"/>
        </w:rPr>
        <w:t>Republican_party_wants =</w:t>
      </w:r>
      <w:r w:rsidR="009A2D63">
        <w:rPr>
          <w:rStyle w:val="NormalTok"/>
        </w:rPr>
        <w:t xml:space="preserve"> Q14, </w:t>
      </w:r>
      <w:r w:rsidR="009A2D63">
        <w:rPr>
          <w:rStyle w:val="DataTypeTok"/>
        </w:rPr>
        <w:t>Democrat_party_wants =</w:t>
      </w:r>
      <w:r w:rsidR="009A2D63">
        <w:rPr>
          <w:rStyle w:val="NormalTok"/>
        </w:rPr>
        <w:t xml:space="preserve"> Q15, </w:t>
      </w:r>
      <w:r w:rsidR="009A2D63">
        <w:rPr>
          <w:rStyle w:val="DataTypeTok"/>
        </w:rPr>
        <w:t>how_hard_to_vote =</w:t>
      </w:r>
      <w:r w:rsidR="009A2D63">
        <w:rPr>
          <w:rStyle w:val="NormalTok"/>
        </w:rPr>
        <w:t xml:space="preserve"> Q16, </w:t>
      </w:r>
      <w:r w:rsidR="009A2D63">
        <w:rPr>
          <w:rStyle w:val="DataTypeTok"/>
        </w:rPr>
        <w:t>confidence_method_person_machines =</w:t>
      </w:r>
      <w:r w:rsidR="009A2D63">
        <w:rPr>
          <w:rStyle w:val="NormalTok"/>
        </w:rPr>
        <w:t xml:space="preserve"> Q17_</w:t>
      </w:r>
      <w:r w:rsidR="009A2D63">
        <w:rPr>
          <w:rStyle w:val="DecValTok"/>
        </w:rPr>
        <w:t>1</w:t>
      </w:r>
      <w:r w:rsidR="009A2D63">
        <w:rPr>
          <w:rStyle w:val="NormalTok"/>
        </w:rPr>
        <w:t xml:space="preserve">, </w:t>
      </w:r>
      <w:r w:rsidR="009A2D63">
        <w:rPr>
          <w:rStyle w:val="DataTypeTok"/>
        </w:rPr>
        <w:t>confidence_method_person_ballots =</w:t>
      </w:r>
      <w:r w:rsidR="009A2D63">
        <w:rPr>
          <w:rStyle w:val="NormalTok"/>
        </w:rPr>
        <w:t xml:space="preserve"> Q17_</w:t>
      </w:r>
      <w:r w:rsidR="009A2D63">
        <w:rPr>
          <w:rStyle w:val="DecValTok"/>
        </w:rPr>
        <w:t>2</w:t>
      </w:r>
      <w:r w:rsidR="009A2D63">
        <w:rPr>
          <w:rStyle w:val="NormalTok"/>
        </w:rPr>
        <w:t xml:space="preserve">, </w:t>
      </w:r>
      <w:r w:rsidR="009A2D63">
        <w:rPr>
          <w:rStyle w:val="DataTypeTok"/>
        </w:rPr>
        <w:t>confidence_method_mail_ballots =</w:t>
      </w:r>
      <w:r w:rsidR="009A2D63">
        <w:rPr>
          <w:rStyle w:val="NormalTok"/>
        </w:rPr>
        <w:t xml:space="preserve"> Q17_</w:t>
      </w:r>
      <w:r w:rsidR="009A2D63">
        <w:rPr>
          <w:rStyle w:val="DecValTok"/>
        </w:rPr>
        <w:t>3</w:t>
      </w:r>
      <w:r w:rsidR="009A2D63">
        <w:rPr>
          <w:rStyle w:val="NormalTok"/>
        </w:rPr>
        <w:t xml:space="preserve">, </w:t>
      </w:r>
      <w:r w:rsidR="009A2D63">
        <w:rPr>
          <w:rStyle w:val="DataTypeTok"/>
        </w:rPr>
        <w:t>confidence_method_electronic_online =</w:t>
      </w:r>
      <w:r w:rsidR="009A2D63">
        <w:rPr>
          <w:rStyle w:val="NormalTok"/>
        </w:rPr>
        <w:t xml:space="preserve"> Q17_</w:t>
      </w:r>
      <w:r w:rsidR="009A2D63">
        <w:rPr>
          <w:rStyle w:val="DecValTok"/>
        </w:rPr>
        <w:t>4</w:t>
      </w:r>
      <w:r w:rsidR="009A2D63">
        <w:rPr>
          <w:rStyle w:val="NormalTok"/>
        </w:rPr>
        <w:t xml:space="preserve">, </w:t>
      </w:r>
      <w:r w:rsidR="009A2D63">
        <w:rPr>
          <w:rStyle w:val="DataTypeTok"/>
        </w:rPr>
        <w:t>voter_registration_status =</w:t>
      </w:r>
      <w:r w:rsidR="009A2D63">
        <w:rPr>
          <w:rStyle w:val="NormalTok"/>
        </w:rPr>
        <w:t xml:space="preserve"> Q20, </w:t>
      </w:r>
      <w:r w:rsidR="009A2D63">
        <w:rPr>
          <w:rStyle w:val="DataTypeTok"/>
        </w:rPr>
        <w:t>voting_plans_2020=</w:t>
      </w:r>
      <w:r w:rsidR="009A2D63">
        <w:rPr>
          <w:rStyle w:val="NormalTok"/>
        </w:rPr>
        <w:t xml:space="preserve"> Q21, </w:t>
      </w:r>
      <w:r w:rsidR="009A2D63">
        <w:rPr>
          <w:rStyle w:val="DataTypeTok"/>
        </w:rPr>
        <w:t>why_not_registered =</w:t>
      </w:r>
      <w:r w:rsidR="009A2D63">
        <w:rPr>
          <w:rStyle w:val="NormalTok"/>
        </w:rPr>
        <w:t xml:space="preserve"> Q22, </w:t>
      </w:r>
      <w:r w:rsidR="009A2D63">
        <w:rPr>
          <w:rStyle w:val="DataTypeTok"/>
        </w:rPr>
        <w:t>voting_for =</w:t>
      </w:r>
      <w:r w:rsidR="009A2D63">
        <w:rPr>
          <w:rStyle w:val="NormalTok"/>
        </w:rPr>
        <w:t xml:space="preserve"> Q23, </w:t>
      </w:r>
      <w:r w:rsidR="009A2D63">
        <w:rPr>
          <w:rStyle w:val="DataTypeTok"/>
        </w:rPr>
        <w:t>how_voting=</w:t>
      </w:r>
      <w:r w:rsidR="009A2D63">
        <w:rPr>
          <w:rStyle w:val="NormalTok"/>
        </w:rPr>
        <w:t xml:space="preserve"> Q24, </w:t>
      </w:r>
      <w:r w:rsidR="009A2D63">
        <w:rPr>
          <w:rStyle w:val="DataTypeTok"/>
        </w:rPr>
        <w:t>general_voting_behavior =</w:t>
      </w:r>
      <w:r w:rsidR="009A2D63">
        <w:rPr>
          <w:rStyle w:val="NormalTok"/>
        </w:rPr>
        <w:t xml:space="preserve"> Q26, </w:t>
      </w:r>
      <w:r w:rsidR="009A2D63">
        <w:rPr>
          <w:rStyle w:val="DataTypeTok"/>
        </w:rPr>
        <w:t>voting_behavior_multi_yr_2018 =</w:t>
      </w:r>
      <w:r w:rsidR="009A2D63">
        <w:rPr>
          <w:rStyle w:val="NormalTok"/>
        </w:rPr>
        <w:t xml:space="preserve"> Q27_</w:t>
      </w:r>
      <w:r w:rsidR="009A2D63">
        <w:rPr>
          <w:rStyle w:val="DecValTok"/>
        </w:rPr>
        <w:t>1</w:t>
      </w:r>
      <w:r w:rsidR="009A2D63">
        <w:rPr>
          <w:rStyle w:val="NormalTok"/>
        </w:rPr>
        <w:t xml:space="preserve">, </w:t>
      </w:r>
      <w:r w:rsidR="009A2D63">
        <w:rPr>
          <w:rStyle w:val="DataTypeTok"/>
        </w:rPr>
        <w:t>voting_behavior_multi_yr_2016 =</w:t>
      </w:r>
      <w:r w:rsidR="009A2D63">
        <w:rPr>
          <w:rStyle w:val="NormalTok"/>
        </w:rPr>
        <w:t xml:space="preserve"> Q27_</w:t>
      </w:r>
      <w:r w:rsidR="009A2D63">
        <w:rPr>
          <w:rStyle w:val="DecValTok"/>
        </w:rPr>
        <w:t>2</w:t>
      </w:r>
      <w:r w:rsidR="009A2D63">
        <w:rPr>
          <w:rStyle w:val="NormalTok"/>
        </w:rPr>
        <w:t xml:space="preserve">, </w:t>
      </w:r>
      <w:r w:rsidR="009A2D63">
        <w:rPr>
          <w:rStyle w:val="DataTypeTok"/>
        </w:rPr>
        <w:t>voting_behavior_multi_yr_2014 =</w:t>
      </w:r>
      <w:r w:rsidR="009A2D63">
        <w:rPr>
          <w:rStyle w:val="NormalTok"/>
        </w:rPr>
        <w:t xml:space="preserve"> Q27_</w:t>
      </w:r>
      <w:r w:rsidR="009A2D63">
        <w:rPr>
          <w:rStyle w:val="DecValTok"/>
        </w:rPr>
        <w:t>3</w:t>
      </w:r>
      <w:r w:rsidR="009A2D63">
        <w:rPr>
          <w:rStyle w:val="NormalTok"/>
        </w:rPr>
        <w:t xml:space="preserve">, </w:t>
      </w:r>
      <w:r w:rsidR="009A2D63">
        <w:rPr>
          <w:rStyle w:val="DataTypeTok"/>
        </w:rPr>
        <w:t>voting_behavior_multi_yr_2012 =</w:t>
      </w:r>
      <w:r w:rsidR="009A2D63">
        <w:rPr>
          <w:rStyle w:val="NormalTok"/>
        </w:rPr>
        <w:t xml:space="preserve"> Q27_</w:t>
      </w:r>
      <w:r w:rsidR="009A2D63">
        <w:rPr>
          <w:rStyle w:val="DecValTok"/>
        </w:rPr>
        <w:t>4</w:t>
      </w:r>
      <w:r w:rsidR="009A2D63">
        <w:rPr>
          <w:rStyle w:val="NormalTok"/>
        </w:rPr>
        <w:t xml:space="preserve">, </w:t>
      </w:r>
      <w:r w:rsidR="009A2D63">
        <w:rPr>
          <w:rStyle w:val="DataTypeTok"/>
        </w:rPr>
        <w:t>voting_behavior_multi_yr_2010 =</w:t>
      </w:r>
      <w:r w:rsidR="009A2D63">
        <w:rPr>
          <w:rStyle w:val="NormalTok"/>
        </w:rPr>
        <w:t xml:space="preserve"> Q27_</w:t>
      </w:r>
      <w:r w:rsidR="009A2D63">
        <w:rPr>
          <w:rStyle w:val="DecValTok"/>
        </w:rPr>
        <w:t>5</w:t>
      </w:r>
      <w:r w:rsidR="009A2D63">
        <w:rPr>
          <w:rStyle w:val="NormalTok"/>
        </w:rPr>
        <w:t xml:space="preserve">, </w:t>
      </w:r>
      <w:r w:rsidR="009A2D63">
        <w:rPr>
          <w:rStyle w:val="DataTypeTok"/>
        </w:rPr>
        <w:t>voting_behavior_multi_yr_2008 =</w:t>
      </w:r>
      <w:r w:rsidR="009A2D63">
        <w:rPr>
          <w:rStyle w:val="NormalTok"/>
        </w:rPr>
        <w:t xml:space="preserve"> Q27_</w:t>
      </w:r>
      <w:r w:rsidR="009A2D63">
        <w:rPr>
          <w:rStyle w:val="DecValTok"/>
        </w:rPr>
        <w:t>6</w:t>
      </w:r>
      <w:r w:rsidR="009A2D63">
        <w:rPr>
          <w:rStyle w:val="NormalTok"/>
        </w:rPr>
        <w:t xml:space="preserve">, </w:t>
      </w:r>
      <w:r w:rsidR="009A2D63">
        <w:rPr>
          <w:rStyle w:val="DataTypeTok"/>
        </w:rPr>
        <w:t>why_do_you_vote_1 =</w:t>
      </w:r>
      <w:r w:rsidR="009A2D63">
        <w:rPr>
          <w:rStyle w:val="NormalTok"/>
        </w:rPr>
        <w:t xml:space="preserve"> Q28_</w:t>
      </w:r>
      <w:r w:rsidR="009A2D63">
        <w:rPr>
          <w:rStyle w:val="DecValTok"/>
        </w:rPr>
        <w:t>1</w:t>
      </w:r>
      <w:r w:rsidR="009A2D63">
        <w:rPr>
          <w:rStyle w:val="NormalTok"/>
        </w:rPr>
        <w:t xml:space="preserve">, </w:t>
      </w:r>
      <w:r w:rsidR="009A2D63">
        <w:rPr>
          <w:rStyle w:val="DataTypeTok"/>
        </w:rPr>
        <w:t>why_do_you_vote_2 =</w:t>
      </w:r>
      <w:r w:rsidR="009A2D63">
        <w:rPr>
          <w:rStyle w:val="NormalTok"/>
        </w:rPr>
        <w:t xml:space="preserve"> Q28_</w:t>
      </w:r>
      <w:r w:rsidR="009A2D63">
        <w:rPr>
          <w:rStyle w:val="DecValTok"/>
        </w:rPr>
        <w:t>2</w:t>
      </w:r>
      <w:r w:rsidR="009A2D63">
        <w:rPr>
          <w:rStyle w:val="NormalTok"/>
        </w:rPr>
        <w:t xml:space="preserve">, </w:t>
      </w:r>
      <w:r w:rsidR="009A2D63">
        <w:rPr>
          <w:rStyle w:val="DataTypeTok"/>
        </w:rPr>
        <w:t>why_do_you_vote_3 =</w:t>
      </w:r>
      <w:r w:rsidR="009A2D63">
        <w:rPr>
          <w:rStyle w:val="NormalTok"/>
        </w:rPr>
        <w:t xml:space="preserve"> Q28_</w:t>
      </w:r>
      <w:r w:rsidR="009A2D63">
        <w:rPr>
          <w:rStyle w:val="DecValTok"/>
        </w:rPr>
        <w:t>3</w:t>
      </w:r>
      <w:r w:rsidR="009A2D63">
        <w:rPr>
          <w:rStyle w:val="NormalTok"/>
        </w:rPr>
        <w:t xml:space="preserve">, </w:t>
      </w:r>
      <w:r w:rsidR="009A2D63">
        <w:rPr>
          <w:rStyle w:val="DataTypeTok"/>
        </w:rPr>
        <w:t>why_do_you_vote_4 =</w:t>
      </w:r>
      <w:r w:rsidR="009A2D63">
        <w:rPr>
          <w:rStyle w:val="NormalTok"/>
        </w:rPr>
        <w:t xml:space="preserve"> Q28_</w:t>
      </w:r>
      <w:r w:rsidR="009A2D63">
        <w:rPr>
          <w:rStyle w:val="DecValTok"/>
        </w:rPr>
        <w:t>4</w:t>
      </w:r>
      <w:r w:rsidR="009A2D63">
        <w:rPr>
          <w:rStyle w:val="NormalTok"/>
        </w:rPr>
        <w:t xml:space="preserve">, </w:t>
      </w:r>
      <w:r w:rsidR="009A2D63">
        <w:rPr>
          <w:rStyle w:val="DataTypeTok"/>
        </w:rPr>
        <w:t>why_do_you_vote_5 =</w:t>
      </w:r>
      <w:r w:rsidR="009A2D63">
        <w:rPr>
          <w:rStyle w:val="NormalTok"/>
        </w:rPr>
        <w:t xml:space="preserve"> Q28_</w:t>
      </w:r>
      <w:r w:rsidR="009A2D63">
        <w:rPr>
          <w:rStyle w:val="DecValTok"/>
        </w:rPr>
        <w:t>5</w:t>
      </w:r>
      <w:r w:rsidR="009A2D63">
        <w:rPr>
          <w:rStyle w:val="NormalTok"/>
        </w:rPr>
        <w:t xml:space="preserve">, </w:t>
      </w:r>
      <w:r w:rsidR="009A2D63">
        <w:rPr>
          <w:rStyle w:val="DataTypeTok"/>
        </w:rPr>
        <w:t>why_do_you_vote_6 =</w:t>
      </w:r>
      <w:r w:rsidR="009A2D63">
        <w:rPr>
          <w:rStyle w:val="NormalTok"/>
        </w:rPr>
        <w:t xml:space="preserve"> Q28_</w:t>
      </w:r>
      <w:r w:rsidR="009A2D63">
        <w:rPr>
          <w:rStyle w:val="DecValTok"/>
        </w:rPr>
        <w:t>6</w:t>
      </w:r>
      <w:r w:rsidR="009A2D63">
        <w:rPr>
          <w:rStyle w:val="NormalTok"/>
        </w:rPr>
        <w:t xml:space="preserve">, </w:t>
      </w:r>
      <w:r w:rsidR="009A2D63">
        <w:rPr>
          <w:rStyle w:val="DataTypeTok"/>
        </w:rPr>
        <w:t>why_do_you_vote_7 =</w:t>
      </w:r>
      <w:r w:rsidR="009A2D63">
        <w:rPr>
          <w:rStyle w:val="NormalTok"/>
        </w:rPr>
        <w:t xml:space="preserve"> Q28_</w:t>
      </w:r>
      <w:r w:rsidR="009A2D63">
        <w:rPr>
          <w:rStyle w:val="DecValTok"/>
        </w:rPr>
        <w:t>7</w:t>
      </w:r>
      <w:r w:rsidR="009A2D63">
        <w:rPr>
          <w:rStyle w:val="NormalTok"/>
        </w:rPr>
        <w:t xml:space="preserve">, </w:t>
      </w:r>
      <w:r w:rsidR="009A2D63">
        <w:rPr>
          <w:rStyle w:val="DataTypeTok"/>
        </w:rPr>
        <w:t>why_do_you_vote_8 =</w:t>
      </w:r>
      <w:r w:rsidR="009A2D63">
        <w:rPr>
          <w:rStyle w:val="NormalTok"/>
        </w:rPr>
        <w:t xml:space="preserve"> Q28_</w:t>
      </w:r>
      <w:r w:rsidR="009A2D63">
        <w:rPr>
          <w:rStyle w:val="DecValTok"/>
        </w:rPr>
        <w:t>8</w:t>
      </w:r>
      <w:r w:rsidR="009A2D63">
        <w:rPr>
          <w:rStyle w:val="NormalTok"/>
        </w:rPr>
        <w:t xml:space="preserve">, </w:t>
      </w:r>
      <w:r w:rsidR="009A2D63">
        <w:rPr>
          <w:rStyle w:val="DataTypeTok"/>
        </w:rPr>
        <w:t>why_do_you_not_vote_1 =</w:t>
      </w:r>
      <w:r w:rsidR="009A2D63">
        <w:rPr>
          <w:rStyle w:val="NormalTok"/>
        </w:rPr>
        <w:t xml:space="preserve"> Q29_</w:t>
      </w:r>
      <w:r w:rsidR="009A2D63">
        <w:rPr>
          <w:rStyle w:val="DecValTok"/>
        </w:rPr>
        <w:t>1</w:t>
      </w:r>
      <w:r w:rsidR="009A2D63">
        <w:rPr>
          <w:rStyle w:val="NormalTok"/>
        </w:rPr>
        <w:t xml:space="preserve">, </w:t>
      </w:r>
      <w:r w:rsidR="009A2D63">
        <w:rPr>
          <w:rStyle w:val="DataTypeTok"/>
        </w:rPr>
        <w:t>why_do_you_not_vote_2 =</w:t>
      </w:r>
      <w:r w:rsidR="009A2D63">
        <w:rPr>
          <w:rStyle w:val="NormalTok"/>
        </w:rPr>
        <w:t xml:space="preserve"> Q29_</w:t>
      </w:r>
      <w:r w:rsidR="009A2D63">
        <w:rPr>
          <w:rStyle w:val="DecValTok"/>
        </w:rPr>
        <w:t>2</w:t>
      </w:r>
      <w:r w:rsidR="009A2D63">
        <w:rPr>
          <w:rStyle w:val="NormalTok"/>
        </w:rPr>
        <w:t xml:space="preserve">, </w:t>
      </w:r>
      <w:r w:rsidR="009A2D63">
        <w:rPr>
          <w:rStyle w:val="DataTypeTok"/>
        </w:rPr>
        <w:t>why_do_you_not_vote_3 =</w:t>
      </w:r>
      <w:r w:rsidR="009A2D63">
        <w:rPr>
          <w:rStyle w:val="NormalTok"/>
        </w:rPr>
        <w:t xml:space="preserve"> Q29_</w:t>
      </w:r>
      <w:r w:rsidR="009A2D63">
        <w:rPr>
          <w:rStyle w:val="DecValTok"/>
        </w:rPr>
        <w:t>3</w:t>
      </w:r>
      <w:r w:rsidR="009A2D63">
        <w:rPr>
          <w:rStyle w:val="NormalTok"/>
        </w:rPr>
        <w:t xml:space="preserve">, </w:t>
      </w:r>
      <w:r w:rsidR="009A2D63">
        <w:rPr>
          <w:rStyle w:val="DataTypeTok"/>
        </w:rPr>
        <w:t>why_do_you_not_vote_4 =</w:t>
      </w:r>
      <w:r w:rsidR="009A2D63">
        <w:rPr>
          <w:rStyle w:val="NormalTok"/>
        </w:rPr>
        <w:t xml:space="preserve"> Q29_</w:t>
      </w:r>
      <w:r w:rsidR="009A2D63">
        <w:rPr>
          <w:rStyle w:val="DecValTok"/>
        </w:rPr>
        <w:t>4</w:t>
      </w:r>
      <w:r w:rsidR="009A2D63">
        <w:rPr>
          <w:rStyle w:val="NormalTok"/>
        </w:rPr>
        <w:t xml:space="preserve">, </w:t>
      </w:r>
      <w:r w:rsidR="009A2D63">
        <w:rPr>
          <w:rStyle w:val="DataTypeTok"/>
        </w:rPr>
        <w:t>why_do_you_not_vote_5 =</w:t>
      </w:r>
      <w:r w:rsidR="009A2D63">
        <w:rPr>
          <w:rStyle w:val="NormalTok"/>
        </w:rPr>
        <w:t xml:space="preserve"> Q29_</w:t>
      </w:r>
      <w:r w:rsidR="009A2D63">
        <w:rPr>
          <w:rStyle w:val="DecValTok"/>
        </w:rPr>
        <w:t>5</w:t>
      </w:r>
      <w:r w:rsidR="009A2D63">
        <w:rPr>
          <w:rStyle w:val="NormalTok"/>
        </w:rPr>
        <w:t xml:space="preserve">, </w:t>
      </w:r>
      <w:r w:rsidR="009A2D63">
        <w:rPr>
          <w:rStyle w:val="DataTypeTok"/>
        </w:rPr>
        <w:t>why_do_you_not_vote_6 =</w:t>
      </w:r>
      <w:r w:rsidR="009A2D63">
        <w:rPr>
          <w:rStyle w:val="NormalTok"/>
        </w:rPr>
        <w:t xml:space="preserve"> Q29_</w:t>
      </w:r>
      <w:r w:rsidR="009A2D63">
        <w:rPr>
          <w:rStyle w:val="DecValTok"/>
        </w:rPr>
        <w:t>6</w:t>
      </w:r>
      <w:r w:rsidR="009A2D63">
        <w:rPr>
          <w:rStyle w:val="NormalTok"/>
        </w:rPr>
        <w:t xml:space="preserve">, </w:t>
      </w:r>
      <w:r w:rsidR="009A2D63">
        <w:rPr>
          <w:rStyle w:val="DataTypeTok"/>
        </w:rPr>
        <w:t>why_do_you_not_vote_7 =</w:t>
      </w:r>
      <w:r w:rsidR="009A2D63">
        <w:rPr>
          <w:rStyle w:val="NormalTok"/>
        </w:rPr>
        <w:t xml:space="preserve"> Q29_</w:t>
      </w:r>
      <w:r w:rsidR="009A2D63">
        <w:rPr>
          <w:rStyle w:val="DecValTok"/>
        </w:rPr>
        <w:t>7</w:t>
      </w:r>
      <w:r w:rsidR="009A2D63">
        <w:rPr>
          <w:rStyle w:val="NormalTok"/>
        </w:rPr>
        <w:t xml:space="preserve">, </w:t>
      </w:r>
      <w:r w:rsidR="009A2D63">
        <w:rPr>
          <w:rStyle w:val="DataTypeTok"/>
        </w:rPr>
        <w:t>why_do_you_not_vote_8 =</w:t>
      </w:r>
      <w:r w:rsidR="009A2D63">
        <w:rPr>
          <w:rStyle w:val="NormalTok"/>
        </w:rPr>
        <w:t xml:space="preserve"> Q29_</w:t>
      </w:r>
      <w:r w:rsidR="009A2D63">
        <w:rPr>
          <w:rStyle w:val="DecValTok"/>
        </w:rPr>
        <w:t>8</w:t>
      </w:r>
      <w:r w:rsidR="009A2D63">
        <w:rPr>
          <w:rStyle w:val="NormalTok"/>
        </w:rPr>
        <w:t xml:space="preserve">, </w:t>
      </w:r>
      <w:r w:rsidR="009A2D63">
        <w:rPr>
          <w:rStyle w:val="DataTypeTok"/>
        </w:rPr>
        <w:t>why_do_you_not_vote =</w:t>
      </w:r>
      <w:r w:rsidR="009A2D63">
        <w:rPr>
          <w:rStyle w:val="NormalTok"/>
        </w:rPr>
        <w:t xml:space="preserve"> Q29_</w:t>
      </w:r>
      <w:r w:rsidR="009A2D63">
        <w:rPr>
          <w:rStyle w:val="DecValTok"/>
        </w:rPr>
        <w:t>9</w:t>
      </w:r>
      <w:r w:rsidR="009A2D63">
        <w:rPr>
          <w:rStyle w:val="NormalTok"/>
        </w:rPr>
        <w:t xml:space="preserve">, </w:t>
      </w:r>
      <w:r w:rsidR="009A2D63">
        <w:rPr>
          <w:rStyle w:val="DataTypeTok"/>
        </w:rPr>
        <w:t>why_do_you_not_vote_10 =</w:t>
      </w:r>
      <w:r w:rsidR="009A2D63">
        <w:rPr>
          <w:rStyle w:val="NormalTok"/>
        </w:rPr>
        <w:t xml:space="preserve"> Q29_</w:t>
      </w:r>
      <w:r w:rsidR="009A2D63">
        <w:rPr>
          <w:rStyle w:val="DecValTok"/>
        </w:rPr>
        <w:t>10</w:t>
      </w:r>
      <w:r w:rsidR="009A2D63">
        <w:rPr>
          <w:rStyle w:val="NormalTok"/>
        </w:rPr>
        <w:t xml:space="preserve">,  </w:t>
      </w:r>
      <w:r w:rsidR="009A2D63">
        <w:rPr>
          <w:rStyle w:val="DataTypeTok"/>
        </w:rPr>
        <w:t>political_affiliation =</w:t>
      </w:r>
      <w:r w:rsidR="009A2D63">
        <w:rPr>
          <w:rStyle w:val="NormalTok"/>
        </w:rPr>
        <w:t xml:space="preserve"> Q30)</w:t>
      </w:r>
      <w:r w:rsidR="009A2D63">
        <w:br/>
      </w:r>
      <w:ins w:id="43" w:author="Sanne Smith" w:date="2021-02-20T19:14:00Z">
        <w:r>
          <w:t xml:space="preserve"> </w:t>
        </w:r>
      </w:ins>
    </w:p>
    <w:p w:rsidR="00C23444" w:rsidRPr="007E69F2" w:rsidRDefault="007E69F2">
      <w:pPr>
        <w:pStyle w:val="SourceCode"/>
        <w:rPr>
          <w:rFonts w:ascii="Consolas" w:hAnsi="Consolas"/>
          <w:sz w:val="22"/>
          <w:shd w:val="clear" w:color="auto" w:fill="F8F8F8"/>
          <w:rPrChange w:id="44" w:author="Sanne Smith" w:date="2021-02-20T19:12:00Z">
            <w:rPr/>
          </w:rPrChange>
        </w:rPr>
      </w:pPr>
      <w:ins w:id="45" w:author="Sanne Smith" w:date="2021-02-20T19:14:00Z">
        <w:r>
          <w:t xml:space="preserve">It might be the word </w:t>
        </w:r>
      </w:ins>
      <w:ins w:id="46" w:author="Sanne Smith" w:date="2021-02-20T19:15:00Z">
        <w:r>
          <w:t>knitting</w:t>
        </w:r>
      </w:ins>
      <w:ins w:id="47" w:author="Sanne Smith" w:date="2021-02-20T19:14:00Z">
        <w:r>
          <w:t>, but this block of code is really hard to read. You may wa</w:t>
        </w:r>
      </w:ins>
      <w:ins w:id="48" w:author="Sanne Smith" w:date="2021-02-20T19:15:00Z">
        <w:r>
          <w:t xml:space="preserve">nt to consider indenting by tabs. R studio does this automatically. </w:t>
        </w:r>
      </w:ins>
      <w:r w:rsidR="009A2D63">
        <w:br/>
      </w:r>
      <w:r w:rsidR="009A2D63">
        <w:br/>
      </w:r>
      <w:r w:rsidR="009A2D63">
        <w:rPr>
          <w:rStyle w:val="CommentTok"/>
        </w:rPr>
        <w:t>#didn't name descriptive stuff so I need to merge.</w:t>
      </w:r>
      <w:r w:rsidR="009A2D63">
        <w:br/>
      </w:r>
      <w:r w:rsidR="009A2D63">
        <w:rPr>
          <w:rStyle w:val="NormalTok"/>
        </w:rPr>
        <w:t>data &lt;-</w:t>
      </w:r>
      <w:r w:rsidR="009A2D63">
        <w:rPr>
          <w:rStyle w:val="StringTok"/>
        </w:rPr>
        <w:t xml:space="preserve"> </w:t>
      </w:r>
      <w:r w:rsidR="009A2D63">
        <w:rPr>
          <w:rStyle w:val="KeywordTok"/>
        </w:rPr>
        <w:t>merge</w:t>
      </w:r>
      <w:r w:rsidR="009A2D63">
        <w:rPr>
          <w:rStyle w:val="NormalTok"/>
        </w:rPr>
        <w:t xml:space="preserve">(descriptions, nameddata) </w:t>
      </w:r>
      <w:r w:rsidR="009A2D63">
        <w:br/>
      </w:r>
      <w:r w:rsidR="009A2D63">
        <w:rPr>
          <w:rStyle w:val="NormalTok"/>
        </w:rPr>
        <w:t xml:space="preserve"> </w:t>
      </w:r>
      <w:r w:rsidR="009A2D63">
        <w:br/>
      </w:r>
      <w:r w:rsidR="009A2D63">
        <w:br/>
      </w:r>
      <w:r w:rsidR="009A2D63">
        <w:rPr>
          <w:rStyle w:val="CommentTok"/>
        </w:rPr>
        <w:t>#Exploring data. I need age and likelihood to vote.)</w:t>
      </w:r>
      <w:r w:rsidR="009A2D63">
        <w:br/>
      </w:r>
      <w:r w:rsidR="009A2D63">
        <w:br/>
      </w:r>
      <w:r w:rsidR="009A2D63">
        <w:rPr>
          <w:rStyle w:val="KeywordTok"/>
        </w:rPr>
        <w:t>table</w:t>
      </w:r>
      <w:r w:rsidR="009A2D63">
        <w:rPr>
          <w:rStyle w:val="NormalTok"/>
        </w:rPr>
        <w:t>(data</w:t>
      </w:r>
      <w:r w:rsidR="009A2D63">
        <w:rPr>
          <w:rStyle w:val="OperatorTok"/>
        </w:rPr>
        <w:t>$</w:t>
      </w:r>
      <w:r w:rsidR="009A2D63">
        <w:rPr>
          <w:rStyle w:val="NormalTok"/>
        </w:rPr>
        <w:t xml:space="preserve">ppage, </w:t>
      </w:r>
      <w:r w:rsidR="009A2D63">
        <w:rPr>
          <w:rStyle w:val="DataTypeTok"/>
        </w:rPr>
        <w:t>useNA =</w:t>
      </w:r>
      <w:r w:rsidR="009A2D63">
        <w:rPr>
          <w:rStyle w:val="NormalTok"/>
        </w:rPr>
        <w:t xml:space="preserve"> </w:t>
      </w:r>
      <w:r w:rsidR="009A2D63">
        <w:rPr>
          <w:rStyle w:val="StringTok"/>
        </w:rPr>
        <w:t>"always"</w:t>
      </w:r>
      <w:r w:rsidR="009A2D63">
        <w:rPr>
          <w:rStyle w:val="NormalTok"/>
        </w:rPr>
        <w:t xml:space="preserve">) </w:t>
      </w:r>
      <w:r w:rsidR="009A2D63">
        <w:rPr>
          <w:rStyle w:val="CommentTok"/>
        </w:rPr>
        <w:t>#weird â€œ40â€\u009d symbol, need to remove.</w:t>
      </w:r>
    </w:p>
    <w:p w:rsidR="00C23444" w:rsidRDefault="009A2D63">
      <w:pPr>
        <w:pStyle w:val="SourceCode"/>
      </w:pPr>
      <w:r>
        <w:rPr>
          <w:rStyle w:val="VerbatimChar"/>
        </w:rPr>
        <w:t xml:space="preserve">## </w:t>
      </w:r>
      <w:r>
        <w:br/>
      </w:r>
      <w:r>
        <w:rPr>
          <w:rStyle w:val="VerbatimChar"/>
        </w:rPr>
        <w:t xml:space="preserve">##       22       23       24       25       26       27       28       29 </w:t>
      </w:r>
      <w:r>
        <w:br/>
      </w:r>
      <w:r>
        <w:rPr>
          <w:rStyle w:val="VerbatimChar"/>
        </w:rPr>
        <w:t xml:space="preserve">##      579      262      349      547      728      675      967     1678 </w:t>
      </w:r>
      <w:r>
        <w:br/>
      </w:r>
      <w:r>
        <w:rPr>
          <w:rStyle w:val="VerbatimChar"/>
        </w:rPr>
        <w:t xml:space="preserve">##       30       31       32       33       34       35       36       37 </w:t>
      </w:r>
      <w:r>
        <w:br/>
      </w:r>
      <w:r>
        <w:rPr>
          <w:rStyle w:val="VerbatimChar"/>
        </w:rPr>
        <w:t xml:space="preserve">##      310      226      472      197      302      403      358      346 </w:t>
      </w:r>
      <w:r>
        <w:br/>
      </w:r>
      <w:r>
        <w:rPr>
          <w:rStyle w:val="VerbatimChar"/>
        </w:rPr>
        <w:t xml:space="preserve">##       38       39       40       41       42       43       44       45 </w:t>
      </w:r>
      <w:r>
        <w:br/>
      </w:r>
      <w:r>
        <w:rPr>
          <w:rStyle w:val="VerbatimChar"/>
        </w:rPr>
        <w:t xml:space="preserve">##      419      300      240      598      400      277      300      223 </w:t>
      </w:r>
      <w:r>
        <w:br/>
      </w:r>
      <w:r>
        <w:rPr>
          <w:rStyle w:val="VerbatimChar"/>
        </w:rPr>
        <w:t xml:space="preserve">##       46       47       48       49       50       51       52       53 </w:t>
      </w:r>
      <w:r>
        <w:br/>
      </w:r>
      <w:r>
        <w:rPr>
          <w:rStyle w:val="VerbatimChar"/>
        </w:rPr>
        <w:t xml:space="preserve">##      134      213      275      248      291      336      352      509 </w:t>
      </w:r>
      <w:r>
        <w:br/>
      </w:r>
      <w:r>
        <w:rPr>
          <w:rStyle w:val="VerbatimChar"/>
        </w:rPr>
        <w:t xml:space="preserve">##       54       55       56       57       58       59       60       61 </w:t>
      </w:r>
      <w:r>
        <w:br/>
      </w:r>
      <w:r>
        <w:rPr>
          <w:rStyle w:val="VerbatimChar"/>
        </w:rPr>
        <w:t xml:space="preserve">##      412      624      542      541      602      754      449      579 </w:t>
      </w:r>
      <w:r>
        <w:br/>
      </w:r>
      <w:r>
        <w:rPr>
          <w:rStyle w:val="VerbatimChar"/>
        </w:rPr>
        <w:t xml:space="preserve">##       62       63       64       65       66       67       68       69 </w:t>
      </w:r>
      <w:r>
        <w:br/>
      </w:r>
      <w:r>
        <w:rPr>
          <w:rStyle w:val="VerbatimChar"/>
        </w:rPr>
        <w:t xml:space="preserve">##      673      515      720      774      732      530      610      501 </w:t>
      </w:r>
      <w:r>
        <w:br/>
      </w:r>
      <w:r>
        <w:rPr>
          <w:rStyle w:val="VerbatimChar"/>
        </w:rPr>
        <w:t xml:space="preserve">##       70       71       72       73       74       75       76       77 </w:t>
      </w:r>
      <w:r>
        <w:br/>
      </w:r>
      <w:r>
        <w:rPr>
          <w:rStyle w:val="VerbatimChar"/>
        </w:rPr>
        <w:t xml:space="preserve">##      449      540      505      853      220      247      173      288 </w:t>
      </w:r>
      <w:r>
        <w:br/>
      </w:r>
      <w:r>
        <w:rPr>
          <w:rStyle w:val="VerbatimChar"/>
        </w:rPr>
        <w:t xml:space="preserve">##       78       79       80       81       82       83       84       85 </w:t>
      </w:r>
      <w:r>
        <w:br/>
      </w:r>
      <w:r>
        <w:rPr>
          <w:rStyle w:val="VerbatimChar"/>
        </w:rPr>
        <w:lastRenderedPageBreak/>
        <w:t xml:space="preserve">##      186      101      115       94       88       58       22       35 </w:t>
      </w:r>
      <w:r>
        <w:br/>
      </w:r>
      <w:r>
        <w:rPr>
          <w:rStyle w:val="VerbatimChar"/>
        </w:rPr>
        <w:t xml:space="preserve">##       86       87       88       89       90       91       92       94 </w:t>
      </w:r>
      <w:r>
        <w:br/>
      </w:r>
      <w:r>
        <w:rPr>
          <w:rStyle w:val="VerbatimChar"/>
        </w:rPr>
        <w:t xml:space="preserve">##       25       18        8        8        7        1        3        1 </w:t>
      </w:r>
      <w:r>
        <w:br/>
      </w:r>
      <w:r>
        <w:rPr>
          <w:rStyle w:val="VerbatimChar"/>
        </w:rPr>
        <w:t xml:space="preserve">## â\200œ40â\200\235     &lt;NA&gt; </w:t>
      </w:r>
      <w:r>
        <w:br/>
      </w:r>
      <w:r>
        <w:rPr>
          <w:rStyle w:val="VerbatimChar"/>
        </w:rPr>
        <w:t>##        1        0</w:t>
      </w:r>
    </w:p>
    <w:p w:rsidR="00C23444" w:rsidRDefault="009A2D63">
      <w:pPr>
        <w:pStyle w:val="SourceCode"/>
      </w:pPr>
      <w:r>
        <w:rPr>
          <w:rStyle w:val="NormalTok"/>
        </w:rPr>
        <w:t>data &lt;-</w:t>
      </w:r>
      <w:r>
        <w:rPr>
          <w:rStyle w:val="StringTok"/>
        </w:rPr>
        <w:t xml:space="preserve"> </w:t>
      </w:r>
      <w:r>
        <w:rPr>
          <w:rStyle w:val="NormalTok"/>
        </w:rPr>
        <w:t xml:space="preserve">data </w:t>
      </w:r>
      <w:r>
        <w:rPr>
          <w:rStyle w:val="OperatorTok"/>
        </w:rPr>
        <w:t>%&gt;%</w:t>
      </w:r>
      <w:r>
        <w:br/>
      </w:r>
      <w:r>
        <w:rPr>
          <w:rStyle w:val="StringTok"/>
        </w:rPr>
        <w:t xml:space="preserve">  </w:t>
      </w:r>
      <w:r>
        <w:rPr>
          <w:rStyle w:val="KeywordTok"/>
        </w:rPr>
        <w:t>mutate</w:t>
      </w:r>
      <w:r>
        <w:rPr>
          <w:rStyle w:val="NormalTok"/>
        </w:rPr>
        <w:t>(</w:t>
      </w:r>
      <w:proofErr w:type="spellStart"/>
      <w:r>
        <w:rPr>
          <w:rStyle w:val="DataTypeTok"/>
        </w:rPr>
        <w:t>ppage</w:t>
      </w:r>
      <w:proofErr w:type="spellEnd"/>
      <w:r>
        <w:rPr>
          <w:rStyle w:val="DataTypeTok"/>
        </w:rPr>
        <w:t xml:space="preserve"> =</w:t>
      </w:r>
      <w:r>
        <w:rPr>
          <w:rStyle w:val="NormalTok"/>
        </w:rPr>
        <w:t xml:space="preserve"> </w:t>
      </w:r>
      <w:proofErr w:type="spellStart"/>
      <w:r>
        <w:rPr>
          <w:rStyle w:val="KeywordTok"/>
        </w:rPr>
        <w:t>str_replace_all</w:t>
      </w:r>
      <w:proofErr w:type="spellEnd"/>
      <w:r>
        <w:rPr>
          <w:rStyle w:val="NormalTok"/>
        </w:rPr>
        <w:t>(</w:t>
      </w:r>
      <w:proofErr w:type="spellStart"/>
      <w:r>
        <w:rPr>
          <w:rStyle w:val="NormalTok"/>
        </w:rPr>
        <w:t>ppage</w:t>
      </w:r>
      <w:proofErr w:type="spellEnd"/>
      <w:r>
        <w:rPr>
          <w:rStyle w:val="NormalTok"/>
        </w:rPr>
        <w:t xml:space="preserve">, </w:t>
      </w:r>
      <w:r>
        <w:rPr>
          <w:rStyle w:val="StringTok"/>
        </w:rPr>
        <w:t>"â€œ40â€\u009d"</w:t>
      </w:r>
      <w:r>
        <w:rPr>
          <w:rStyle w:val="NormalTok"/>
        </w:rPr>
        <w:t xml:space="preserve">, </w:t>
      </w:r>
      <w:r>
        <w:rPr>
          <w:rStyle w:val="StringTok"/>
        </w:rPr>
        <w:t>""</w:t>
      </w:r>
      <w:r>
        <w:rPr>
          <w:rStyle w:val="NormalTok"/>
        </w:rPr>
        <w:t>))</w:t>
      </w:r>
      <w:r>
        <w:br/>
      </w:r>
      <w:r>
        <w:rPr>
          <w:rStyle w:val="NormalTok"/>
        </w:rPr>
        <w:t xml:space="preserve">  </w:t>
      </w:r>
      <w:r>
        <w:rPr>
          <w:rStyle w:val="KeywordTok"/>
        </w:rPr>
        <w:t>table</w:t>
      </w:r>
      <w:r>
        <w:rPr>
          <w:rStyle w:val="NormalTok"/>
        </w:rPr>
        <w:t>(</w:t>
      </w:r>
      <w:proofErr w:type="spellStart"/>
      <w:r>
        <w:rPr>
          <w:rStyle w:val="NormalTok"/>
        </w:rPr>
        <w:t>data</w:t>
      </w:r>
      <w:r>
        <w:rPr>
          <w:rStyle w:val="OperatorTok"/>
        </w:rPr>
        <w:t>$</w:t>
      </w:r>
      <w:r>
        <w:rPr>
          <w:rStyle w:val="NormalTok"/>
        </w:rPr>
        <w:t>ppage</w:t>
      </w:r>
      <w:proofErr w:type="spellEnd"/>
      <w:r>
        <w:rPr>
          <w:rStyle w:val="NormalTok"/>
        </w:rPr>
        <w:t xml:space="preserve">, </w:t>
      </w:r>
      <w:proofErr w:type="spellStart"/>
      <w:r>
        <w:rPr>
          <w:rStyle w:val="DataTypeTok"/>
        </w:rPr>
        <w:t>useNA</w:t>
      </w:r>
      <w:proofErr w:type="spellEnd"/>
      <w:r>
        <w:rPr>
          <w:rStyle w:val="DataTypeTok"/>
        </w:rPr>
        <w:t xml:space="preserve"> =</w:t>
      </w:r>
      <w:r>
        <w:rPr>
          <w:rStyle w:val="NormalTok"/>
        </w:rPr>
        <w:t xml:space="preserve"> </w:t>
      </w:r>
      <w:r>
        <w:rPr>
          <w:rStyle w:val="StringTok"/>
        </w:rPr>
        <w:t>"always"</w:t>
      </w:r>
      <w:r>
        <w:rPr>
          <w:rStyle w:val="NormalTok"/>
        </w:rPr>
        <w:t>)</w:t>
      </w:r>
    </w:p>
    <w:p w:rsidR="00C23444" w:rsidRDefault="009A2D63">
      <w:pPr>
        <w:pStyle w:val="SourceCode"/>
      </w:pPr>
      <w:r>
        <w:rPr>
          <w:rStyle w:val="VerbatimChar"/>
        </w:rPr>
        <w:t xml:space="preserve">## </w:t>
      </w:r>
      <w:r>
        <w:br/>
      </w:r>
      <w:r>
        <w:rPr>
          <w:rStyle w:val="VerbatimChar"/>
        </w:rPr>
        <w:t xml:space="preserve">##        22   23   24   25   26   27   28   29   30   31   32   33   34   35   36 </w:t>
      </w:r>
      <w:r>
        <w:br/>
      </w:r>
      <w:r>
        <w:rPr>
          <w:rStyle w:val="VerbatimChar"/>
        </w:rPr>
        <w:t xml:space="preserve">##    1  579  262  349  547  728  675  967 1678  310  226  472  197  302  403  358 </w:t>
      </w:r>
      <w:r>
        <w:br/>
      </w:r>
      <w:r>
        <w:rPr>
          <w:rStyle w:val="VerbatimChar"/>
        </w:rPr>
        <w:t xml:space="preserve">##   37   38   39   40   41   42   43   44   45   46   47   48   49   50   51   52 </w:t>
      </w:r>
      <w:r>
        <w:br/>
      </w:r>
      <w:r>
        <w:rPr>
          <w:rStyle w:val="VerbatimChar"/>
        </w:rPr>
        <w:t xml:space="preserve">##  346  419  300  240  598  400  277  300  223  134  213  275  248  291  336  352 </w:t>
      </w:r>
      <w:r>
        <w:br/>
      </w:r>
      <w:r>
        <w:rPr>
          <w:rStyle w:val="VerbatimChar"/>
        </w:rPr>
        <w:t xml:space="preserve">##   53   54   55   56   57   58   59   60   61   62   63   64   65   66   67   68 </w:t>
      </w:r>
      <w:r>
        <w:br/>
      </w:r>
      <w:r>
        <w:rPr>
          <w:rStyle w:val="VerbatimChar"/>
        </w:rPr>
        <w:t xml:space="preserve">##  509  412  624  542  541  602  754  449  579  673  515  720  774  732  530  610 </w:t>
      </w:r>
      <w:r>
        <w:br/>
      </w:r>
      <w:r>
        <w:rPr>
          <w:rStyle w:val="VerbatimChar"/>
        </w:rPr>
        <w:t xml:space="preserve">##   69   70   71   72   73   74   75   76   77   78   79   80   81   82   83   84 </w:t>
      </w:r>
      <w:r>
        <w:br/>
      </w:r>
      <w:r>
        <w:rPr>
          <w:rStyle w:val="VerbatimChar"/>
        </w:rPr>
        <w:t xml:space="preserve">##  501  449  540  505  853  220  247  173  288  186  101  115   94   88   58   22 </w:t>
      </w:r>
      <w:r>
        <w:br/>
      </w:r>
      <w:r>
        <w:rPr>
          <w:rStyle w:val="VerbatimChar"/>
        </w:rPr>
        <w:t xml:space="preserve">##   85   86   87   88   89   90   91   92   94 &lt;NA&gt; </w:t>
      </w:r>
      <w:r>
        <w:br/>
      </w:r>
      <w:r>
        <w:rPr>
          <w:rStyle w:val="VerbatimChar"/>
        </w:rPr>
        <w:t>##   35   25   18    8    8    7    1    3    1    0</w:t>
      </w:r>
    </w:p>
    <w:p w:rsidR="00C23444" w:rsidRDefault="009A2D63">
      <w:pPr>
        <w:pStyle w:val="SourceCode"/>
      </w:pPr>
      <w:r>
        <w:rPr>
          <w:rStyle w:val="KeywordTok"/>
        </w:rPr>
        <w:t>class</w:t>
      </w:r>
      <w:r>
        <w:rPr>
          <w:rStyle w:val="NormalTok"/>
        </w:rPr>
        <w:t>(data</w:t>
      </w:r>
      <w:r>
        <w:rPr>
          <w:rStyle w:val="OperatorTok"/>
        </w:rPr>
        <w:t>$</w:t>
      </w:r>
      <w:r>
        <w:rPr>
          <w:rStyle w:val="NormalTok"/>
        </w:rPr>
        <w:t>ppage)</w:t>
      </w:r>
    </w:p>
    <w:p w:rsidR="00C23444" w:rsidRDefault="009A2D63">
      <w:pPr>
        <w:pStyle w:val="SourceCode"/>
      </w:pPr>
      <w:r>
        <w:rPr>
          <w:rStyle w:val="VerbatimChar"/>
        </w:rPr>
        <w:t>## [1] "character"</w:t>
      </w:r>
    </w:p>
    <w:p w:rsidR="00C23444" w:rsidRDefault="009A2D63">
      <w:pPr>
        <w:pStyle w:val="SourceCode"/>
      </w:pPr>
      <w:r>
        <w:rPr>
          <w:rStyle w:val="NormalTok"/>
        </w:rPr>
        <w:t>data</w:t>
      </w:r>
      <w:r>
        <w:rPr>
          <w:rStyle w:val="OperatorTok"/>
        </w:rPr>
        <w:t>$</w:t>
      </w:r>
      <w:r>
        <w:rPr>
          <w:rStyle w:val="NormalTok"/>
        </w:rPr>
        <w:t>ppage &lt;-</w:t>
      </w:r>
      <w:r>
        <w:rPr>
          <w:rStyle w:val="StringTok"/>
        </w:rPr>
        <w:t xml:space="preserve"> </w:t>
      </w:r>
      <w:r>
        <w:rPr>
          <w:rStyle w:val="KeywordTok"/>
        </w:rPr>
        <w:t>as.numeric</w:t>
      </w:r>
      <w:r>
        <w:rPr>
          <w:rStyle w:val="NormalTok"/>
        </w:rPr>
        <w:t>(data</w:t>
      </w:r>
      <w:r>
        <w:rPr>
          <w:rStyle w:val="OperatorTok"/>
        </w:rPr>
        <w:t>$</w:t>
      </w:r>
      <w:r>
        <w:rPr>
          <w:rStyle w:val="NormalTok"/>
        </w:rPr>
        <w:t>ppage)</w:t>
      </w:r>
      <w:r>
        <w:br/>
      </w:r>
      <w:r>
        <w:br/>
      </w:r>
      <w:r>
        <w:br/>
      </w:r>
      <w:r>
        <w:rPr>
          <w:rStyle w:val="CommentTok"/>
        </w:rPr>
        <w:t>#checking</w:t>
      </w:r>
      <w:r>
        <w:br/>
      </w:r>
      <w:r>
        <w:rPr>
          <w:rStyle w:val="KeywordTok"/>
        </w:rPr>
        <w:t>table</w:t>
      </w:r>
      <w:r>
        <w:rPr>
          <w:rStyle w:val="NormalTok"/>
        </w:rPr>
        <w:t>(data</w:t>
      </w:r>
      <w:r>
        <w:rPr>
          <w:rStyle w:val="OperatorTok"/>
        </w:rPr>
        <w:t>$</w:t>
      </w:r>
      <w:r>
        <w:rPr>
          <w:rStyle w:val="NormalTok"/>
        </w:rPr>
        <w:t xml:space="preserve">political_affiliation, </w:t>
      </w:r>
      <w:r>
        <w:rPr>
          <w:rStyle w:val="DataTypeTok"/>
        </w:rPr>
        <w:t>useNA =</w:t>
      </w:r>
      <w:r>
        <w:rPr>
          <w:rStyle w:val="NormalTok"/>
        </w:rPr>
        <w:t xml:space="preserve"> </w:t>
      </w:r>
      <w:r>
        <w:rPr>
          <w:rStyle w:val="StringTok"/>
        </w:rPr>
        <w:t>"always"</w:t>
      </w:r>
      <w:r>
        <w:rPr>
          <w:rStyle w:val="NormalTok"/>
        </w:rPr>
        <w:t xml:space="preserve">) </w:t>
      </w:r>
      <w:r>
        <w:rPr>
          <w:rStyle w:val="CommentTok"/>
        </w:rPr>
        <w:t xml:space="preserve">#returns REPUBILCAN!!! Need to fix </w:t>
      </w:r>
      <w:ins w:id="49" w:author="Sanne Smith" w:date="2021-02-20T19:16:00Z">
        <w:r w:rsidR="007E69F2">
          <w:rPr>
            <w:rStyle w:val="CommentTok"/>
          </w:rPr>
          <w:t xml:space="preserve"> You’ve found another </w:t>
        </w:r>
        <w:proofErr w:type="spellStart"/>
        <w:r w:rsidR="007E69F2">
          <w:rPr>
            <w:rStyle w:val="CommentTok"/>
          </w:rPr>
          <w:t>easter</w:t>
        </w:r>
        <w:proofErr w:type="spellEnd"/>
        <w:r w:rsidR="007E69F2">
          <w:rPr>
            <w:rStyle w:val="CommentTok"/>
          </w:rPr>
          <w:t xml:space="preserve"> egg </w:t>
        </w:r>
        <w:r w:rsidR="007E69F2" w:rsidRPr="007E69F2">
          <w:rPr>
            <w:rStyle w:val="CommentTok"/>
          </w:rPr>
          <w:sym w:font="Wingdings" w:char="F04A"/>
        </w:r>
      </w:ins>
      <w:ins w:id="50" w:author="Sanne Smith" w:date="2021-02-20T19:17:00Z">
        <w:r w:rsidR="007E69F2">
          <w:rPr>
            <w:rStyle w:val="CommentTok"/>
          </w:rPr>
          <w:t xml:space="preserve"> </w:t>
        </w:r>
      </w:ins>
    </w:p>
    <w:p w:rsidR="00C23444" w:rsidRDefault="009A2D63">
      <w:pPr>
        <w:pStyle w:val="SourceCode"/>
      </w:pPr>
      <w:r>
        <w:rPr>
          <w:rStyle w:val="VerbatimChar"/>
        </w:rPr>
        <w:t xml:space="preserve">## </w:t>
      </w:r>
      <w:r>
        <w:br/>
      </w:r>
      <w:r>
        <w:rPr>
          <w:rStyle w:val="VerbatimChar"/>
        </w:rPr>
        <w:t xml:space="preserve">## Another party, please specify                      Democrat </w:t>
      </w:r>
      <w:r>
        <w:br/>
      </w:r>
      <w:r>
        <w:rPr>
          <w:rStyle w:val="VerbatimChar"/>
        </w:rPr>
        <w:t xml:space="preserve">##                           542                          8525 </w:t>
      </w:r>
      <w:r>
        <w:br/>
      </w:r>
      <w:r>
        <w:rPr>
          <w:rStyle w:val="VerbatimChar"/>
        </w:rPr>
        <w:t xml:space="preserve">##                  Independent                  No preference </w:t>
      </w:r>
      <w:r>
        <w:br/>
      </w:r>
      <w:r>
        <w:rPr>
          <w:rStyle w:val="VerbatimChar"/>
        </w:rPr>
        <w:t xml:space="preserve">##                          7056                          2713 </w:t>
      </w:r>
      <w:r>
        <w:br/>
      </w:r>
      <w:r>
        <w:rPr>
          <w:rStyle w:val="VerbatimChar"/>
        </w:rPr>
        <w:t xml:space="preserve">##                    Repubilcan                    Republican </w:t>
      </w:r>
      <w:r>
        <w:br/>
      </w:r>
      <w:r>
        <w:rPr>
          <w:rStyle w:val="VerbatimChar"/>
        </w:rPr>
        <w:t xml:space="preserve">##                            44                          8057 </w:t>
      </w:r>
      <w:r>
        <w:br/>
      </w:r>
      <w:r>
        <w:rPr>
          <w:rStyle w:val="VerbatimChar"/>
        </w:rPr>
        <w:t xml:space="preserve">##                          &lt;NA&gt; </w:t>
      </w:r>
      <w:r>
        <w:br/>
      </w:r>
      <w:r>
        <w:rPr>
          <w:rStyle w:val="VerbatimChar"/>
        </w:rPr>
        <w:t>##                           181</w:t>
      </w:r>
    </w:p>
    <w:p w:rsidR="007E69F2" w:rsidRDefault="009A2D63">
      <w:pPr>
        <w:pStyle w:val="SourceCode"/>
        <w:rPr>
          <w:ins w:id="51" w:author="Sanne Smith" w:date="2021-02-20T19:17:00Z"/>
          <w:rStyle w:val="NormalTok"/>
        </w:rPr>
      </w:pPr>
      <w:r>
        <w:rPr>
          <w:rStyle w:val="CommentTok"/>
        </w:rPr>
        <w:lastRenderedPageBreak/>
        <w:t xml:space="preserve">#fixing </w:t>
      </w:r>
      <w:r>
        <w:br/>
      </w:r>
      <w:r>
        <w:rPr>
          <w:rStyle w:val="NormalTok"/>
        </w:rPr>
        <w:t>data</w:t>
      </w:r>
      <w:r>
        <w:rPr>
          <w:rStyle w:val="OperatorTok"/>
        </w:rPr>
        <w:t>$</w:t>
      </w:r>
      <w:r>
        <w:rPr>
          <w:rStyle w:val="NormalTok"/>
        </w:rPr>
        <w:t>political_affiliation &lt;-</w:t>
      </w:r>
      <w:r>
        <w:rPr>
          <w:rStyle w:val="StringTok"/>
        </w:rPr>
        <w:t xml:space="preserve"> </w:t>
      </w:r>
      <w:r>
        <w:br/>
      </w:r>
      <w:r>
        <w:rPr>
          <w:rStyle w:val="StringTok"/>
        </w:rPr>
        <w:t xml:space="preserve">  </w:t>
      </w:r>
      <w:r>
        <w:rPr>
          <w:rStyle w:val="KeywordTok"/>
        </w:rPr>
        <w:t>stri_replace_all_regex</w:t>
      </w:r>
      <w:r>
        <w:rPr>
          <w:rStyle w:val="NormalTok"/>
        </w:rPr>
        <w:t>(data</w:t>
      </w:r>
      <w:r>
        <w:rPr>
          <w:rStyle w:val="OperatorTok"/>
        </w:rPr>
        <w:t>$</w:t>
      </w:r>
      <w:r>
        <w:rPr>
          <w:rStyle w:val="NormalTok"/>
        </w:rPr>
        <w:t xml:space="preserve">political_affiliation, </w:t>
      </w:r>
      <w:r>
        <w:rPr>
          <w:rStyle w:val="StringTok"/>
        </w:rPr>
        <w:t>"Repubilcan"</w:t>
      </w:r>
      <w:r>
        <w:rPr>
          <w:rStyle w:val="NormalTok"/>
        </w:rPr>
        <w:t xml:space="preserve">, </w:t>
      </w:r>
      <w:r>
        <w:rPr>
          <w:rStyle w:val="StringTok"/>
        </w:rPr>
        <w:t>"Republican"</w:t>
      </w:r>
      <w:r>
        <w:rPr>
          <w:rStyle w:val="NormalTok"/>
        </w:rPr>
        <w:t xml:space="preserve">, </w:t>
      </w:r>
      <w:r>
        <w:rPr>
          <w:rStyle w:val="DataTypeTok"/>
        </w:rPr>
        <w:t>vectorize_all =</w:t>
      </w:r>
      <w:r>
        <w:rPr>
          <w:rStyle w:val="NormalTok"/>
        </w:rPr>
        <w:t xml:space="preserve"> </w:t>
      </w:r>
      <w:r>
        <w:rPr>
          <w:rStyle w:val="OtherTok"/>
        </w:rPr>
        <w:t>FALSE</w:t>
      </w:r>
      <w:r>
        <w:rPr>
          <w:rStyle w:val="NormalTok"/>
        </w:rPr>
        <w:t>)</w:t>
      </w:r>
    </w:p>
    <w:p w:rsidR="007E69F2" w:rsidRDefault="007E69F2">
      <w:pPr>
        <w:pStyle w:val="SourceCode"/>
        <w:rPr>
          <w:ins w:id="52" w:author="Sanne Smith" w:date="2021-02-20T19:17:00Z"/>
        </w:rPr>
      </w:pPr>
    </w:p>
    <w:p w:rsidR="007E69F2" w:rsidRDefault="007E69F2">
      <w:pPr>
        <w:pStyle w:val="SourceCode"/>
        <w:rPr>
          <w:ins w:id="53" w:author="Sanne Smith" w:date="2021-02-20T19:17:00Z"/>
        </w:rPr>
      </w:pPr>
      <w:ins w:id="54" w:author="Sanne Smith" w:date="2021-02-20T19:17:00Z">
        <w:r>
          <w:t xml:space="preserve">This works but you can also use the more general </w:t>
        </w:r>
        <w:proofErr w:type="spellStart"/>
        <w:r>
          <w:t>if_else</w:t>
        </w:r>
        <w:proofErr w:type="spellEnd"/>
      </w:ins>
    </w:p>
    <w:p w:rsidR="007E69F2" w:rsidRDefault="007E69F2">
      <w:pPr>
        <w:pStyle w:val="SourceCode"/>
        <w:rPr>
          <w:ins w:id="55" w:author="Sanne Smith" w:date="2021-02-20T19:18:00Z"/>
        </w:rPr>
      </w:pPr>
      <w:ins w:id="56" w:author="Sanne Smith" w:date="2021-02-20T19:17:00Z">
        <w:r>
          <w:t xml:space="preserve">I also notice that you are mixing base R coding with </w:t>
        </w:r>
        <w:proofErr w:type="spellStart"/>
        <w:r>
          <w:t>tidyverse</w:t>
        </w:r>
        <w:proofErr w:type="spellEnd"/>
        <w:r>
          <w:t xml:space="preserve">. It works, so that is fine, but </w:t>
        </w:r>
      </w:ins>
      <w:ins w:id="57" w:author="Sanne Smith" w:date="2021-02-20T19:18:00Z">
        <w:r>
          <w:t>a consistent coding style helps with readability for yourself and collaborators</w:t>
        </w:r>
      </w:ins>
    </w:p>
    <w:p w:rsidR="007E69F2" w:rsidRDefault="007E69F2">
      <w:pPr>
        <w:pStyle w:val="SourceCode"/>
        <w:rPr>
          <w:ins w:id="58" w:author="Sanne Smith" w:date="2021-02-20T19:18:00Z"/>
        </w:rPr>
      </w:pPr>
      <w:ins w:id="59" w:author="Sanne Smith" w:date="2021-02-20T19:18:00Z">
        <w:r>
          <w:t>Consider this</w:t>
        </w:r>
      </w:ins>
      <w:ins w:id="60" w:author="Sanne Smith" w:date="2021-02-20T19:20:00Z">
        <w:r>
          <w:t xml:space="preserve"> for consistent c</w:t>
        </w:r>
      </w:ins>
      <w:ins w:id="61" w:author="Sanne Smith" w:date="2021-02-20T19:21:00Z">
        <w:r>
          <w:t>oding</w:t>
        </w:r>
      </w:ins>
    </w:p>
    <w:p w:rsidR="007E69F2" w:rsidRDefault="007E69F2">
      <w:pPr>
        <w:pStyle w:val="SourceCode"/>
        <w:rPr>
          <w:ins w:id="62" w:author="Sanne Smith" w:date="2021-02-20T19:17:00Z"/>
        </w:rPr>
      </w:pPr>
      <w:ins w:id="63" w:author="Sanne Smith" w:date="2021-02-20T19:20:00Z">
        <w:r w:rsidRPr="007E69F2">
          <w:rPr>
            <w:noProof/>
          </w:rPr>
          <w:drawing>
            <wp:inline distT="0" distB="0" distL="0" distR="0" wp14:anchorId="2457AEF5" wp14:editId="0700BAE4">
              <wp:extent cx="59436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9600"/>
                      </a:xfrm>
                      <a:prstGeom prst="rect">
                        <a:avLst/>
                      </a:prstGeom>
                    </pic:spPr>
                  </pic:pic>
                </a:graphicData>
              </a:graphic>
            </wp:inline>
          </w:drawing>
        </w:r>
      </w:ins>
    </w:p>
    <w:p w:rsidR="007E69F2" w:rsidRDefault="007E69F2">
      <w:pPr>
        <w:pStyle w:val="SourceCode"/>
        <w:rPr>
          <w:ins w:id="64" w:author="Sanne Smith" w:date="2021-02-20T19:17:00Z"/>
        </w:rPr>
      </w:pPr>
    </w:p>
    <w:p w:rsidR="00C23444" w:rsidRDefault="009A2D63">
      <w:pPr>
        <w:pStyle w:val="SourceCode"/>
      </w:pPr>
      <w:r>
        <w:br/>
      </w:r>
      <w:r>
        <w:rPr>
          <w:rStyle w:val="KeywordTok"/>
        </w:rPr>
        <w:t>table</w:t>
      </w:r>
      <w:r>
        <w:rPr>
          <w:rStyle w:val="NormalTok"/>
        </w:rPr>
        <w:t>(</w:t>
      </w:r>
      <w:proofErr w:type="spellStart"/>
      <w:r>
        <w:rPr>
          <w:rStyle w:val="NormalTok"/>
        </w:rPr>
        <w:t>data</w:t>
      </w:r>
      <w:r>
        <w:rPr>
          <w:rStyle w:val="OperatorTok"/>
        </w:rPr>
        <w:t>$</w:t>
      </w:r>
      <w:r>
        <w:rPr>
          <w:rStyle w:val="NormalTok"/>
        </w:rPr>
        <w:t>political_affiliation</w:t>
      </w:r>
      <w:proofErr w:type="spellEnd"/>
      <w:r>
        <w:rPr>
          <w:rStyle w:val="NormalTok"/>
        </w:rPr>
        <w:t xml:space="preserve">, </w:t>
      </w:r>
      <w:proofErr w:type="spellStart"/>
      <w:r>
        <w:rPr>
          <w:rStyle w:val="DataTypeTok"/>
        </w:rPr>
        <w:t>useNA</w:t>
      </w:r>
      <w:proofErr w:type="spellEnd"/>
      <w:r>
        <w:rPr>
          <w:rStyle w:val="DataTypeTok"/>
        </w:rPr>
        <w:t xml:space="preserve"> =</w:t>
      </w:r>
      <w:r>
        <w:rPr>
          <w:rStyle w:val="NormalTok"/>
        </w:rPr>
        <w:t xml:space="preserve"> </w:t>
      </w:r>
      <w:r>
        <w:rPr>
          <w:rStyle w:val="StringTok"/>
        </w:rPr>
        <w:t>"always"</w:t>
      </w:r>
      <w:r>
        <w:rPr>
          <w:rStyle w:val="NormalTok"/>
        </w:rPr>
        <w:t xml:space="preserve">) </w:t>
      </w:r>
      <w:r>
        <w:rPr>
          <w:rStyle w:val="CommentTok"/>
        </w:rPr>
        <w:t># fixed</w:t>
      </w:r>
    </w:p>
    <w:p w:rsidR="00C23444" w:rsidRDefault="009A2D63">
      <w:pPr>
        <w:pStyle w:val="SourceCode"/>
      </w:pPr>
      <w:r>
        <w:rPr>
          <w:rStyle w:val="VerbatimChar"/>
        </w:rPr>
        <w:t xml:space="preserve">## </w:t>
      </w:r>
      <w:r>
        <w:br/>
      </w:r>
      <w:r>
        <w:rPr>
          <w:rStyle w:val="VerbatimChar"/>
        </w:rPr>
        <w:t xml:space="preserve">## Another party, please specify                      Democrat </w:t>
      </w:r>
      <w:r>
        <w:br/>
      </w:r>
      <w:r>
        <w:rPr>
          <w:rStyle w:val="VerbatimChar"/>
        </w:rPr>
        <w:t xml:space="preserve">##                           542                          8525 </w:t>
      </w:r>
      <w:r>
        <w:br/>
      </w:r>
      <w:r>
        <w:rPr>
          <w:rStyle w:val="VerbatimChar"/>
        </w:rPr>
        <w:t xml:space="preserve">##                  Independent                  No preference </w:t>
      </w:r>
      <w:r>
        <w:br/>
      </w:r>
      <w:r>
        <w:rPr>
          <w:rStyle w:val="VerbatimChar"/>
        </w:rPr>
        <w:t xml:space="preserve">##                          7056                          2713 </w:t>
      </w:r>
      <w:r>
        <w:br/>
      </w:r>
      <w:r>
        <w:rPr>
          <w:rStyle w:val="VerbatimChar"/>
        </w:rPr>
        <w:t xml:space="preserve">##                    Republican                          &lt;NA&gt; </w:t>
      </w:r>
      <w:r>
        <w:br/>
      </w:r>
      <w:r>
        <w:rPr>
          <w:rStyle w:val="VerbatimChar"/>
        </w:rPr>
        <w:t>##                          8101                           181</w:t>
      </w:r>
    </w:p>
    <w:p w:rsidR="00C23444" w:rsidRDefault="009A2D63">
      <w:pPr>
        <w:pStyle w:val="SourceCode"/>
      </w:pPr>
      <w:r>
        <w:rPr>
          <w:rStyle w:val="CommentTok"/>
        </w:rPr>
        <w:t>#last thing</w:t>
      </w:r>
      <w:r>
        <w:br/>
      </w:r>
      <w:r>
        <w:rPr>
          <w:rStyle w:val="NormalTok"/>
        </w:rPr>
        <w:t>data</w:t>
      </w:r>
      <w:r>
        <w:rPr>
          <w:rStyle w:val="OperatorTok"/>
        </w:rPr>
        <w:t>$</w:t>
      </w:r>
      <w:r>
        <w:rPr>
          <w:rStyle w:val="NormalTok"/>
        </w:rPr>
        <w:t>voter_category &lt;-</w:t>
      </w:r>
      <w:r>
        <w:rPr>
          <w:rStyle w:val="StringTok"/>
        </w:rPr>
        <w:t xml:space="preserve"> </w:t>
      </w:r>
      <w:r>
        <w:rPr>
          <w:rStyle w:val="KeywordTok"/>
        </w:rPr>
        <w:t>factor</w:t>
      </w:r>
      <w:r>
        <w:rPr>
          <w:rStyle w:val="NormalTok"/>
        </w:rPr>
        <w:t>(data</w:t>
      </w:r>
      <w:r>
        <w:rPr>
          <w:rStyle w:val="OperatorTok"/>
        </w:rPr>
        <w:t>$</w:t>
      </w:r>
      <w:r>
        <w:rPr>
          <w:rStyle w:val="NormalTok"/>
        </w:rPr>
        <w:t xml:space="preserve">voter_category, </w:t>
      </w:r>
      <w:r>
        <w:rPr>
          <w:rStyle w:val="DataTypeTok"/>
        </w:rPr>
        <w:t>levels =</w:t>
      </w:r>
      <w:r>
        <w:rPr>
          <w:rStyle w:val="NormalTok"/>
        </w:rPr>
        <w:t xml:space="preserve"> </w:t>
      </w:r>
      <w:r>
        <w:rPr>
          <w:rStyle w:val="KeywordTok"/>
        </w:rPr>
        <w:t>c</w:t>
      </w:r>
      <w:r>
        <w:rPr>
          <w:rStyle w:val="NormalTok"/>
        </w:rPr>
        <w:t>(</w:t>
      </w:r>
      <w:r>
        <w:rPr>
          <w:rStyle w:val="StringTok"/>
        </w:rPr>
        <w:t>"rarely/never"</w:t>
      </w:r>
      <w:r>
        <w:rPr>
          <w:rStyle w:val="NormalTok"/>
        </w:rPr>
        <w:t xml:space="preserve">, </w:t>
      </w:r>
      <w:r>
        <w:br/>
      </w:r>
      <w:r>
        <w:rPr>
          <w:rStyle w:val="NormalTok"/>
        </w:rPr>
        <w:t xml:space="preserve">                                                                  </w:t>
      </w:r>
      <w:r>
        <w:rPr>
          <w:rStyle w:val="StringTok"/>
        </w:rPr>
        <w:t>"sporadic"</w:t>
      </w:r>
      <w:r>
        <w:rPr>
          <w:rStyle w:val="NormalTok"/>
        </w:rPr>
        <w:t xml:space="preserve">, </w:t>
      </w:r>
      <w:r>
        <w:rPr>
          <w:rStyle w:val="StringTok"/>
        </w:rPr>
        <w:t>"always"</w:t>
      </w:r>
      <w:r>
        <w:rPr>
          <w:rStyle w:val="NormalTok"/>
        </w:rPr>
        <w:t>))</w:t>
      </w:r>
    </w:p>
    <w:p w:rsidR="00D71D6F" w:rsidRDefault="00D71D6F">
      <w:pPr>
        <w:pStyle w:val="FirstParagraph"/>
      </w:pPr>
    </w:p>
    <w:p w:rsidR="00D71D6F" w:rsidRDefault="00D71D6F">
      <w:pPr>
        <w:pStyle w:val="FirstParagraph"/>
      </w:pPr>
    </w:p>
    <w:p w:rsidR="00C23444" w:rsidRDefault="009A2D63">
      <w:pPr>
        <w:pStyle w:val="FirstParagraph"/>
      </w:pPr>
      <w:r>
        <w:t>How does the likelihood of voting vary by age? Does this vary across the two main political parties? For people of different ages, what seem to be the reasons they do (or do not) vote? How does confidence in the electoral process vary by age?</w:t>
      </w:r>
    </w:p>
    <w:p w:rsidR="00D71D6F" w:rsidRDefault="009A2D63" w:rsidP="00D71D6F">
      <w:pPr>
        <w:pStyle w:val="BodyText"/>
      </w:pPr>
      <w:r>
        <w:t>After you’ve cleaned the data, you will use your variable creation and visualization skills to address the question of how voters of different ages experience and engage in voting.</w:t>
      </w:r>
    </w:p>
    <w:p w:rsidR="00D71D6F" w:rsidRDefault="00D71D6F" w:rsidP="00D71D6F">
      <w:pPr>
        <w:pStyle w:val="Heading1"/>
      </w:pPr>
      <w:bookmarkStart w:id="65" w:name="X9b707755ded2ede65e7a5b363790dbf7f903690"/>
      <w:r>
        <w:t>How do voters of different ages experience and engage in voting?</w:t>
      </w:r>
      <w:bookmarkEnd w:id="65"/>
    </w:p>
    <w:p w:rsidR="00C23444" w:rsidRDefault="009A2D63" w:rsidP="00D71D6F">
      <w:pPr>
        <w:pStyle w:val="BodyText"/>
      </w:pPr>
      <w:r>
        <w:rPr>
          <w:b/>
        </w:rPr>
        <w:t>How does the likelihood of voting vary by age?</w:t>
      </w:r>
    </w:p>
    <w:p w:rsidR="00D71D6F" w:rsidRDefault="009A2D63">
      <w:pPr>
        <w:pStyle w:val="SourceCode"/>
        <w:rPr>
          <w:rStyle w:val="CommentTok"/>
        </w:rPr>
      </w:pPr>
      <w:r>
        <w:rPr>
          <w:rStyle w:val="CommentTok"/>
        </w:rPr>
        <w:lastRenderedPageBreak/>
        <w:t># Include all code required to generate your visualization here.</w:t>
      </w:r>
      <w:r>
        <w:br/>
      </w:r>
      <w:r>
        <w:br/>
      </w:r>
      <w:r w:rsidR="00D71D6F">
        <w:rPr>
          <w:rStyle w:val="CommentTok"/>
        </w:rPr>
        <w:t xml:space="preserve"># Exploring and checking </w:t>
      </w:r>
    </w:p>
    <w:p w:rsidR="00C23444" w:rsidRDefault="009A2D63">
      <w:pPr>
        <w:pStyle w:val="SourceCode"/>
      </w:pPr>
      <w:r>
        <w:rPr>
          <w:rStyle w:val="KeywordTok"/>
        </w:rPr>
        <w:t>min</w:t>
      </w:r>
      <w:r>
        <w:rPr>
          <w:rStyle w:val="NormalTok"/>
        </w:rPr>
        <w:t>(data</w:t>
      </w:r>
      <w:r>
        <w:rPr>
          <w:rStyle w:val="OperatorTok"/>
        </w:rPr>
        <w:t>$</w:t>
      </w:r>
      <w:r>
        <w:rPr>
          <w:rStyle w:val="NormalTok"/>
        </w:rPr>
        <w:t xml:space="preserve">ppage, </w:t>
      </w:r>
      <w:r>
        <w:rPr>
          <w:rStyle w:val="DataTypeTok"/>
        </w:rPr>
        <w:t>na.rm =</w:t>
      </w:r>
      <w:r>
        <w:rPr>
          <w:rStyle w:val="NormalTok"/>
        </w:rPr>
        <w:t xml:space="preserve"> </w:t>
      </w:r>
      <w:r>
        <w:rPr>
          <w:rStyle w:val="OtherTok"/>
        </w:rPr>
        <w:t>TRUE</w:t>
      </w:r>
      <w:r>
        <w:rPr>
          <w:rStyle w:val="NormalTok"/>
        </w:rPr>
        <w:t xml:space="preserve">) </w:t>
      </w:r>
      <w:r>
        <w:rPr>
          <w:rStyle w:val="CommentTok"/>
        </w:rPr>
        <w:t>#22</w:t>
      </w:r>
    </w:p>
    <w:p w:rsidR="00C23444" w:rsidRDefault="009A2D63">
      <w:pPr>
        <w:pStyle w:val="SourceCode"/>
      </w:pPr>
      <w:r>
        <w:rPr>
          <w:rStyle w:val="VerbatimChar"/>
        </w:rPr>
        <w:t>## [1] 22</w:t>
      </w:r>
    </w:p>
    <w:p w:rsidR="00C23444" w:rsidRDefault="009A2D63">
      <w:pPr>
        <w:pStyle w:val="SourceCode"/>
      </w:pPr>
      <w:r>
        <w:rPr>
          <w:rStyle w:val="KeywordTok"/>
        </w:rPr>
        <w:t>max</w:t>
      </w:r>
      <w:r>
        <w:rPr>
          <w:rStyle w:val="NormalTok"/>
        </w:rPr>
        <w:t>(data</w:t>
      </w:r>
      <w:r>
        <w:rPr>
          <w:rStyle w:val="OperatorTok"/>
        </w:rPr>
        <w:t>$</w:t>
      </w:r>
      <w:r>
        <w:rPr>
          <w:rStyle w:val="NormalTok"/>
        </w:rPr>
        <w:t xml:space="preserve">ppage, </w:t>
      </w:r>
      <w:r>
        <w:rPr>
          <w:rStyle w:val="DataTypeTok"/>
        </w:rPr>
        <w:t>na.rm =</w:t>
      </w:r>
      <w:r>
        <w:rPr>
          <w:rStyle w:val="NormalTok"/>
        </w:rPr>
        <w:t xml:space="preserve"> </w:t>
      </w:r>
      <w:r>
        <w:rPr>
          <w:rStyle w:val="OtherTok"/>
        </w:rPr>
        <w:t>TRUE</w:t>
      </w:r>
      <w:r>
        <w:rPr>
          <w:rStyle w:val="NormalTok"/>
        </w:rPr>
        <w:t xml:space="preserve">) </w:t>
      </w:r>
      <w:r>
        <w:rPr>
          <w:rStyle w:val="CommentTok"/>
        </w:rPr>
        <w:t>#94</w:t>
      </w:r>
    </w:p>
    <w:p w:rsidR="00C23444" w:rsidRDefault="009A2D63">
      <w:pPr>
        <w:pStyle w:val="SourceCode"/>
      </w:pPr>
      <w:r>
        <w:rPr>
          <w:rStyle w:val="VerbatimChar"/>
        </w:rPr>
        <w:t>## [1] 94</w:t>
      </w:r>
    </w:p>
    <w:p w:rsidR="00C23444" w:rsidRDefault="009A2D63">
      <w:pPr>
        <w:pStyle w:val="SourceCode"/>
      </w:pPr>
      <w:r>
        <w:rPr>
          <w:rStyle w:val="CommentTok"/>
        </w:rPr>
        <w:t xml:space="preserve">#Filtering and making data subsets based off of age generation according to: </w:t>
      </w:r>
      <w:ins w:id="66" w:author="Sanne Smith" w:date="2021-02-20T19:24:00Z">
        <w:r w:rsidR="00EB6E6F">
          <w:rPr>
            <w:rStyle w:val="CommentTok"/>
          </w:rPr>
          <w:fldChar w:fldCharType="begin"/>
        </w:r>
        <w:r w:rsidR="00EB6E6F">
          <w:rPr>
            <w:rStyle w:val="CommentTok"/>
          </w:rPr>
          <w:instrText xml:space="preserve"> HYPERLINK "</w:instrText>
        </w:r>
      </w:ins>
      <w:r w:rsidR="00EB6E6F">
        <w:rPr>
          <w:rStyle w:val="CommentTok"/>
        </w:rPr>
        <w:instrText>https://www.beresfordresearch.com/age-range-by-generation/</w:instrText>
      </w:r>
      <w:ins w:id="67" w:author="Sanne Smith" w:date="2021-02-20T19:24:00Z">
        <w:r w:rsidR="00EB6E6F">
          <w:rPr>
            <w:rStyle w:val="CommentTok"/>
          </w:rPr>
          <w:instrText xml:space="preserve">" </w:instrText>
        </w:r>
        <w:r w:rsidR="00EB6E6F">
          <w:rPr>
            <w:rStyle w:val="CommentTok"/>
          </w:rPr>
          <w:fldChar w:fldCharType="separate"/>
        </w:r>
      </w:ins>
      <w:r w:rsidR="00EB6E6F" w:rsidRPr="00637FB0">
        <w:rPr>
          <w:rStyle w:val="Hyperlink"/>
          <w:rFonts w:ascii="Consolas" w:hAnsi="Consolas"/>
          <w:sz w:val="22"/>
          <w:shd w:val="clear" w:color="auto" w:fill="F8F8F8"/>
        </w:rPr>
        <w:t>https://www.beresfordresearch.com/age-range-by-generation/</w:t>
      </w:r>
      <w:ins w:id="68" w:author="Sanne Smith" w:date="2021-02-20T19:24:00Z">
        <w:r w:rsidR="00EB6E6F">
          <w:rPr>
            <w:rStyle w:val="CommentTok"/>
          </w:rPr>
          <w:fldChar w:fldCharType="end"/>
        </w:r>
        <w:r w:rsidR="00EB6E6F">
          <w:rPr>
            <w:rStyle w:val="CommentTok"/>
          </w:rPr>
          <w:t xml:space="preserve"> Nice!</w:t>
        </w:r>
      </w:ins>
      <w:r>
        <w:br/>
      </w:r>
      <w:r>
        <w:br/>
      </w:r>
      <w:proofErr w:type="spellStart"/>
      <w:r>
        <w:rPr>
          <w:rStyle w:val="NormalTok"/>
        </w:rPr>
        <w:t>genzvoters</w:t>
      </w:r>
      <w:proofErr w:type="spellEnd"/>
      <w:r>
        <w:rPr>
          <w:rStyle w:val="NormalTok"/>
        </w:rPr>
        <w:t xml:space="preserve"> &lt;-</w:t>
      </w:r>
      <w:r>
        <w:rPr>
          <w:rStyle w:val="StringTok"/>
        </w:rPr>
        <w:t xml:space="preserve"> </w:t>
      </w:r>
      <w:r>
        <w:rPr>
          <w:rStyle w:val="KeywordTok"/>
        </w:rPr>
        <w:t>filter</w:t>
      </w:r>
      <w:r>
        <w:rPr>
          <w:rStyle w:val="NormalTok"/>
        </w:rPr>
        <w:t xml:space="preserve"> (data, ppage </w:t>
      </w:r>
      <w:r>
        <w:rPr>
          <w:rStyle w:val="OperatorTok"/>
        </w:rPr>
        <w:t>%in%</w:t>
      </w:r>
      <w:r>
        <w:rPr>
          <w:rStyle w:val="StringTok"/>
        </w:rPr>
        <w:t xml:space="preserve"> </w:t>
      </w:r>
      <w:r>
        <w:rPr>
          <w:rStyle w:val="DecValTok"/>
        </w:rPr>
        <w:t>22</w:t>
      </w:r>
      <w:r>
        <w:rPr>
          <w:rStyle w:val="OperatorTok"/>
        </w:rPr>
        <w:t>:</w:t>
      </w:r>
      <w:r>
        <w:rPr>
          <w:rStyle w:val="DecValTok"/>
        </w:rPr>
        <w:t>25</w:t>
      </w:r>
      <w:r>
        <w:rPr>
          <w:rStyle w:val="NormalTok"/>
        </w:rPr>
        <w:t>)</w:t>
      </w:r>
      <w:r>
        <w:br/>
      </w:r>
      <w:r>
        <w:br/>
      </w:r>
      <w:r>
        <w:rPr>
          <w:rStyle w:val="NormalTok"/>
        </w:rPr>
        <w:t>millenialvoters &lt;-</w:t>
      </w:r>
      <w:r>
        <w:rPr>
          <w:rStyle w:val="StringTok"/>
        </w:rPr>
        <w:t xml:space="preserve"> </w:t>
      </w:r>
      <w:r>
        <w:rPr>
          <w:rStyle w:val="KeywordTok"/>
        </w:rPr>
        <w:t>filter</w:t>
      </w:r>
      <w:r>
        <w:rPr>
          <w:rStyle w:val="NormalTok"/>
        </w:rPr>
        <w:t xml:space="preserve"> (data, ppage </w:t>
      </w:r>
      <w:r>
        <w:rPr>
          <w:rStyle w:val="OperatorTok"/>
        </w:rPr>
        <w:t>%in%</w:t>
      </w:r>
      <w:r>
        <w:rPr>
          <w:rStyle w:val="StringTok"/>
        </w:rPr>
        <w:t xml:space="preserve"> </w:t>
      </w:r>
      <w:r>
        <w:rPr>
          <w:rStyle w:val="DecValTok"/>
        </w:rPr>
        <w:t>26</w:t>
      </w:r>
      <w:r>
        <w:rPr>
          <w:rStyle w:val="OperatorTok"/>
        </w:rPr>
        <w:t>:</w:t>
      </w:r>
      <w:r>
        <w:rPr>
          <w:rStyle w:val="DecValTok"/>
        </w:rPr>
        <w:t>40</w:t>
      </w:r>
      <w:r>
        <w:rPr>
          <w:rStyle w:val="NormalTok"/>
        </w:rPr>
        <w:t>)</w:t>
      </w:r>
      <w:r>
        <w:br/>
      </w:r>
      <w:r>
        <w:br/>
      </w:r>
      <w:r>
        <w:rPr>
          <w:rStyle w:val="NormalTok"/>
        </w:rPr>
        <w:t>genxvoters &lt;-</w:t>
      </w:r>
      <w:r>
        <w:rPr>
          <w:rStyle w:val="StringTok"/>
        </w:rPr>
        <w:t xml:space="preserve"> </w:t>
      </w:r>
      <w:r>
        <w:rPr>
          <w:rStyle w:val="KeywordTok"/>
        </w:rPr>
        <w:t>filter</w:t>
      </w:r>
      <w:r>
        <w:rPr>
          <w:rStyle w:val="NormalTok"/>
        </w:rPr>
        <w:t xml:space="preserve"> (data, ppage </w:t>
      </w:r>
      <w:r>
        <w:rPr>
          <w:rStyle w:val="OperatorTok"/>
        </w:rPr>
        <w:t>%in%</w:t>
      </w:r>
      <w:r>
        <w:rPr>
          <w:rStyle w:val="StringTok"/>
        </w:rPr>
        <w:t xml:space="preserve"> </w:t>
      </w:r>
      <w:r>
        <w:rPr>
          <w:rStyle w:val="DecValTok"/>
        </w:rPr>
        <w:t>41</w:t>
      </w:r>
      <w:r>
        <w:rPr>
          <w:rStyle w:val="OperatorTok"/>
        </w:rPr>
        <w:t>:</w:t>
      </w:r>
      <w:r>
        <w:rPr>
          <w:rStyle w:val="DecValTok"/>
        </w:rPr>
        <w:t>56</w:t>
      </w:r>
      <w:r>
        <w:rPr>
          <w:rStyle w:val="NormalTok"/>
        </w:rPr>
        <w:t>)</w:t>
      </w:r>
      <w:r>
        <w:br/>
      </w:r>
      <w:r>
        <w:br/>
      </w:r>
      <w:r>
        <w:rPr>
          <w:rStyle w:val="NormalTok"/>
        </w:rPr>
        <w:t>boomervoters &lt;-</w:t>
      </w:r>
      <w:r>
        <w:rPr>
          <w:rStyle w:val="StringTok"/>
        </w:rPr>
        <w:t xml:space="preserve"> </w:t>
      </w:r>
      <w:r>
        <w:rPr>
          <w:rStyle w:val="KeywordTok"/>
        </w:rPr>
        <w:t>filter</w:t>
      </w:r>
      <w:r>
        <w:rPr>
          <w:rStyle w:val="NormalTok"/>
        </w:rPr>
        <w:t xml:space="preserve"> (data, ppage </w:t>
      </w:r>
      <w:r>
        <w:rPr>
          <w:rStyle w:val="OperatorTok"/>
        </w:rPr>
        <w:t>%in%</w:t>
      </w:r>
      <w:r>
        <w:rPr>
          <w:rStyle w:val="StringTok"/>
        </w:rPr>
        <w:t xml:space="preserve"> </w:t>
      </w:r>
      <w:r>
        <w:rPr>
          <w:rStyle w:val="DecValTok"/>
        </w:rPr>
        <w:t>57</w:t>
      </w:r>
      <w:r>
        <w:rPr>
          <w:rStyle w:val="OperatorTok"/>
        </w:rPr>
        <w:t>:</w:t>
      </w:r>
      <w:r>
        <w:rPr>
          <w:rStyle w:val="DecValTok"/>
        </w:rPr>
        <w:t>75</w:t>
      </w:r>
      <w:r>
        <w:rPr>
          <w:rStyle w:val="NormalTok"/>
        </w:rPr>
        <w:t>)</w:t>
      </w:r>
      <w:r>
        <w:br/>
      </w:r>
      <w:r>
        <w:br/>
      </w:r>
      <w:r>
        <w:rPr>
          <w:rStyle w:val="NormalTok"/>
        </w:rPr>
        <w:t>postwarvoters &lt;-</w:t>
      </w:r>
      <w:r>
        <w:rPr>
          <w:rStyle w:val="StringTok"/>
        </w:rPr>
        <w:t xml:space="preserve"> </w:t>
      </w:r>
      <w:r>
        <w:rPr>
          <w:rStyle w:val="KeywordTok"/>
        </w:rPr>
        <w:t>filter</w:t>
      </w:r>
      <w:r>
        <w:rPr>
          <w:rStyle w:val="NormalTok"/>
        </w:rPr>
        <w:t xml:space="preserve">(data, ppage </w:t>
      </w:r>
      <w:r>
        <w:rPr>
          <w:rStyle w:val="OperatorTok"/>
        </w:rPr>
        <w:t>%in%</w:t>
      </w:r>
      <w:r>
        <w:rPr>
          <w:rStyle w:val="StringTok"/>
        </w:rPr>
        <w:t xml:space="preserve"> </w:t>
      </w:r>
      <w:r>
        <w:rPr>
          <w:rStyle w:val="DecValTok"/>
        </w:rPr>
        <w:t>76</w:t>
      </w:r>
      <w:r>
        <w:rPr>
          <w:rStyle w:val="OperatorTok"/>
        </w:rPr>
        <w:t>:</w:t>
      </w:r>
      <w:r>
        <w:rPr>
          <w:rStyle w:val="DecValTok"/>
        </w:rPr>
        <w:t>94</w:t>
      </w:r>
      <w:r>
        <w:rPr>
          <w:rStyle w:val="NormalTok"/>
        </w:rPr>
        <w:t>)</w:t>
      </w:r>
      <w:r>
        <w:br/>
      </w:r>
      <w:r>
        <w:br/>
      </w:r>
      <w:r>
        <w:br/>
      </w:r>
      <w:r>
        <w:rPr>
          <w:rStyle w:val="CommentTok"/>
        </w:rPr>
        <w:t xml:space="preserve">#Labels for graphs </w:t>
      </w:r>
      <w:r>
        <w:br/>
      </w:r>
      <w:r>
        <w:rPr>
          <w:rStyle w:val="NormalTok"/>
        </w:rPr>
        <w:t>comp.labels &lt;-</w:t>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"Age"</w:t>
      </w:r>
      <w:r>
        <w:rPr>
          <w:rStyle w:val="NormalTok"/>
        </w:rPr>
        <w:t xml:space="preserve">, </w:t>
      </w:r>
      <w:r>
        <w:rPr>
          <w:rStyle w:val="DataTypeTok"/>
        </w:rPr>
        <w:t>y =</w:t>
      </w:r>
      <w:r>
        <w:rPr>
          <w:rStyle w:val="NormalTok"/>
        </w:rPr>
        <w:t xml:space="preserve"> </w:t>
      </w:r>
      <w:r>
        <w:rPr>
          <w:rStyle w:val="StringTok"/>
        </w:rPr>
        <w:t>"Count"</w:t>
      </w:r>
      <w:r>
        <w:rPr>
          <w:rStyle w:val="NormalTok"/>
        </w:rPr>
        <w:t>)</w:t>
      </w:r>
      <w:r>
        <w:br/>
      </w:r>
      <w:r>
        <w:br/>
      </w:r>
      <w:r>
        <w:rPr>
          <w:rStyle w:val="NormalTok"/>
        </w:rPr>
        <w:t xml:space="preserve">                  </w:t>
      </w:r>
      <w:r>
        <w:br/>
      </w:r>
      <w:r>
        <w:br/>
      </w:r>
      <w:r>
        <w:rPr>
          <w:rStyle w:val="NormalTok"/>
        </w:rPr>
        <w:t>genz &lt;-</w:t>
      </w:r>
      <w:r>
        <w:rPr>
          <w:rStyle w:val="StringTok"/>
        </w:rPr>
        <w:t xml:space="preserve"> </w:t>
      </w:r>
      <w:r>
        <w:rPr>
          <w:rStyle w:val="KeywordTok"/>
        </w:rPr>
        <w:t>ggplot</w:t>
      </w:r>
      <w:r>
        <w:rPr>
          <w:rStyle w:val="NormalTok"/>
        </w:rPr>
        <w:t xml:space="preserve">(genzvoters, </w:t>
      </w:r>
      <w:r>
        <w:rPr>
          <w:rStyle w:val="KeywordTok"/>
        </w:rPr>
        <w:t>aes</w:t>
      </w:r>
      <w:r>
        <w:rPr>
          <w:rStyle w:val="NormalTok"/>
        </w:rPr>
        <w:t>(</w:t>
      </w:r>
      <w:r>
        <w:rPr>
          <w:rStyle w:val="DataTypeTok"/>
        </w:rPr>
        <w:t>x=</w:t>
      </w:r>
      <w:r>
        <w:rPr>
          <w:rStyle w:val="NormalTok"/>
        </w:rPr>
        <w:t xml:space="preserve">ppage, </w:t>
      </w:r>
      <w:r>
        <w:rPr>
          <w:rStyle w:val="DataTypeTok"/>
        </w:rPr>
        <w:t>fill=</w:t>
      </w:r>
      <w:r>
        <w:rPr>
          <w:rStyle w:val="NormalTok"/>
        </w:rPr>
        <w:t xml:space="preserve">general_voting_behavior))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50</w:t>
      </w:r>
      <w:r>
        <w:rPr>
          <w:rStyle w:val="NormalTok"/>
        </w:rPr>
        <w:t xml:space="preserve">, </w:t>
      </w:r>
      <w:r>
        <w:rPr>
          <w:rStyle w:val="DataTypeTok"/>
        </w:rPr>
        <w:t>binwdith =</w:t>
      </w:r>
      <w:r>
        <w:rPr>
          <w:rStyle w:val="NormalTok"/>
        </w:rPr>
        <w:t xml:space="preserve"> </w:t>
      </w:r>
      <w:r>
        <w:rPr>
          <w:rStyle w:val="DecValTok"/>
        </w:rPr>
        <w:t>5</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1000</w:t>
      </w:r>
      <w:r>
        <w:rPr>
          <w:rStyle w:val="NormalTok"/>
        </w:rPr>
        <w:t xml:space="preserve">) </w:t>
      </w:r>
      <w:r>
        <w:rPr>
          <w:rStyle w:val="OperatorTok"/>
        </w:rPr>
        <w:t>+</w:t>
      </w:r>
      <w:r>
        <w:br/>
      </w:r>
      <w:r>
        <w:rPr>
          <w:rStyle w:val="StringTok"/>
        </w:rPr>
        <w:t xml:space="preserve"> </w:t>
      </w:r>
      <w:r>
        <w:rPr>
          <w:rStyle w:val="NormalTok"/>
        </w:rPr>
        <w:t xml:space="preserve">comp.labels </w:t>
      </w:r>
      <w:r>
        <w:rPr>
          <w:rStyle w:val="OperatorTok"/>
        </w:rPr>
        <w:t>+</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"General Voting Behavior"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StringTok"/>
        </w:rPr>
        <w:t>"Gen Z Voters"</w:t>
      </w:r>
      <w:r>
        <w:rPr>
          <w:rStyle w:val="NormalTok"/>
        </w:rPr>
        <w:t xml:space="preserve">, </w:t>
      </w:r>
      <w:r>
        <w:rPr>
          <w:rStyle w:val="DataTypeTok"/>
        </w:rPr>
        <w:t>caption =</w:t>
      </w:r>
      <w:r>
        <w:rPr>
          <w:rStyle w:val="NormalTok"/>
        </w:rPr>
        <w:t xml:space="preserve"> </w:t>
      </w:r>
      <w:r>
        <w:rPr>
          <w:rStyle w:val="StringTok"/>
        </w:rPr>
        <w:t>"n = 1737"</w:t>
      </w:r>
      <w:r>
        <w:rPr>
          <w:rStyle w:val="NormalTok"/>
        </w:rPr>
        <w:t>)</w:t>
      </w:r>
    </w:p>
    <w:p w:rsidR="00C23444" w:rsidRDefault="009A2D63">
      <w:pPr>
        <w:pStyle w:val="SourceCode"/>
      </w:pPr>
      <w:r>
        <w:rPr>
          <w:rStyle w:val="VerbatimChar"/>
        </w:rPr>
        <w:t>## Warning: Ignoring unknown parameters: binwdith</w:t>
      </w:r>
    </w:p>
    <w:p w:rsidR="00C23444" w:rsidRDefault="00D71D6F">
      <w:pPr>
        <w:pStyle w:val="SourceCode"/>
      </w:pPr>
      <w:r w:rsidRPr="00D71D6F">
        <w:rPr>
          <w:noProof/>
        </w:rPr>
        <w:lastRenderedPageBreak/>
        <w:drawing>
          <wp:anchor distT="0" distB="0" distL="114300" distR="114300" simplePos="0" relativeHeight="251632128" behindDoc="1" locked="0" layoutInCell="1" allowOverlap="1" wp14:anchorId="6D2E63AB" wp14:editId="3143CCAB">
            <wp:simplePos x="0" y="0"/>
            <wp:positionH relativeFrom="column">
              <wp:posOffset>-809625</wp:posOffset>
            </wp:positionH>
            <wp:positionV relativeFrom="paragraph">
              <wp:posOffset>219075</wp:posOffset>
            </wp:positionV>
            <wp:extent cx="7543800" cy="4827270"/>
            <wp:effectExtent l="0" t="0" r="0" b="0"/>
            <wp:wrapTight wrapText="bothSides">
              <wp:wrapPolygon edited="0">
                <wp:start x="0" y="0"/>
                <wp:lineTo x="0" y="21481"/>
                <wp:lineTo x="21545" y="21481"/>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43800" cy="4827270"/>
                    </a:xfrm>
                    <a:prstGeom prst="rect">
                      <a:avLst/>
                    </a:prstGeom>
                  </pic:spPr>
                </pic:pic>
              </a:graphicData>
            </a:graphic>
            <wp14:sizeRelH relativeFrom="margin">
              <wp14:pctWidth>0</wp14:pctWidth>
            </wp14:sizeRelH>
            <wp14:sizeRelV relativeFrom="margin">
              <wp14:pctHeight>0</wp14:pctHeight>
            </wp14:sizeRelV>
          </wp:anchor>
        </w:drawing>
      </w:r>
      <w:r w:rsidR="009A2D63">
        <w:rPr>
          <w:rStyle w:val="NormalTok"/>
        </w:rPr>
        <w:t>genz</w:t>
      </w:r>
    </w:p>
    <w:p w:rsidR="00C23444" w:rsidRPr="00EB6E6F" w:rsidRDefault="00EB6E6F">
      <w:pPr>
        <w:pStyle w:val="FirstParagraph"/>
        <w:rPr>
          <w:ins w:id="69" w:author="Sanne Smith" w:date="2021-02-20T19:26:00Z"/>
        </w:rPr>
      </w:pPr>
      <w:ins w:id="70" w:author="Sanne Smith" w:date="2021-02-20T19:24:00Z">
        <w:r>
          <w:t>This is a good start</w:t>
        </w:r>
      </w:ins>
      <w:ins w:id="71" w:author="Sanne Smith" w:date="2021-02-20T19:25:00Z">
        <w:r>
          <w:t xml:space="preserve">, but I am having a hard time to </w:t>
        </w:r>
      </w:ins>
      <w:ins w:id="72" w:author="Sanne Smith" w:date="2021-02-20T19:26:00Z">
        <w:r>
          <w:t>compare between the ages.</w:t>
        </w:r>
      </w:ins>
      <w:ins w:id="73" w:author="Sanne Smith" w:date="2021-02-20T19:27:00Z">
        <w:r>
          <w:t xml:space="preserve"> I have to assess both group size and the </w:t>
        </w:r>
      </w:ins>
      <w:ins w:id="74" w:author="Sanne Smith" w:date="2021-02-20T20:32:00Z">
        <w:r w:rsidR="003E3589">
          <w:t>length</w:t>
        </w:r>
      </w:ins>
      <w:ins w:id="75" w:author="Sanne Smith" w:date="2021-02-20T19:27:00Z">
        <w:r>
          <w:t xml:space="preserve"> of the bars, which is difficult because they are not plotted side by side. </w:t>
        </w:r>
      </w:ins>
      <w:ins w:id="76" w:author="Sanne Smith" w:date="2021-02-20T19:26:00Z">
        <w:r>
          <w:t xml:space="preserve"> And, do we want to compare within generations or rather between generations.</w:t>
        </w:r>
      </w:ins>
      <w:ins w:id="77" w:author="Sanne Smith" w:date="2021-02-20T19:27:00Z">
        <w:r>
          <w:t xml:space="preserve"> An alternative would be  a </w:t>
        </w:r>
      </w:ins>
      <w:ins w:id="78" w:author="Sanne Smith" w:date="2021-02-20T19:28:00Z">
        <w:r w:rsidRPr="00EB6E6F">
          <w:rPr>
            <w:rPrChange w:id="79" w:author="Sanne Smith" w:date="2021-02-20T19:30:00Z">
              <w:rPr>
                <w:b/>
              </w:rPr>
            </w:rPrChange>
          </w:rPr>
          <w:t>bar chart</w:t>
        </w:r>
        <w:r>
          <w:rPr>
            <w:b/>
          </w:rPr>
          <w:t xml:space="preserve"> </w:t>
        </w:r>
      </w:ins>
      <w:ins w:id="80" w:author="Sanne Smith" w:date="2021-02-20T19:31:00Z">
        <w:r>
          <w:rPr>
            <w:b/>
          </w:rPr>
          <w:t xml:space="preserve"> </w:t>
        </w:r>
        <w:r>
          <w:t xml:space="preserve">with position = dodge </w:t>
        </w:r>
      </w:ins>
      <w:ins w:id="81" w:author="Sanne Smith" w:date="2021-02-20T19:28:00Z">
        <w:r>
          <w:t>of percentages</w:t>
        </w:r>
      </w:ins>
      <w:ins w:id="82" w:author="Sanne Smith" w:date="2021-02-20T19:31:00Z">
        <w:r>
          <w:t>?</w:t>
        </w:r>
      </w:ins>
    </w:p>
    <w:p w:rsidR="00EB6E6F" w:rsidRPr="00EB6E6F" w:rsidRDefault="00EB6E6F">
      <w:pPr>
        <w:pStyle w:val="BodyText"/>
        <w:pPrChange w:id="83" w:author="Sanne Smith" w:date="2021-02-20T19:26:00Z">
          <w:pPr>
            <w:pStyle w:val="FirstParagraph"/>
          </w:pPr>
        </w:pPrChange>
      </w:pPr>
    </w:p>
    <w:p w:rsidR="00C23444" w:rsidRDefault="009A2D63">
      <w:pPr>
        <w:pStyle w:val="SourceCode"/>
      </w:pPr>
      <w:r>
        <w:rPr>
          <w:rStyle w:val="NormalTok"/>
        </w:rPr>
        <w:t>millenials &lt;-</w:t>
      </w:r>
      <w:r>
        <w:rPr>
          <w:rStyle w:val="StringTok"/>
        </w:rPr>
        <w:t xml:space="preserve"> </w:t>
      </w:r>
      <w:r>
        <w:rPr>
          <w:rStyle w:val="KeywordTok"/>
        </w:rPr>
        <w:t>ggplot</w:t>
      </w:r>
      <w:r>
        <w:rPr>
          <w:rStyle w:val="NormalTok"/>
        </w:rPr>
        <w:t xml:space="preserve">(millenialvoters, </w:t>
      </w:r>
      <w:r>
        <w:rPr>
          <w:rStyle w:val="KeywordTok"/>
        </w:rPr>
        <w:t>aes</w:t>
      </w:r>
      <w:r>
        <w:rPr>
          <w:rStyle w:val="NormalTok"/>
        </w:rPr>
        <w:t>(</w:t>
      </w:r>
      <w:r>
        <w:rPr>
          <w:rStyle w:val="DataTypeTok"/>
        </w:rPr>
        <w:t>x=</w:t>
      </w:r>
      <w:r>
        <w:rPr>
          <w:rStyle w:val="NormalTok"/>
        </w:rPr>
        <w:t xml:space="preserve">ppage, </w:t>
      </w:r>
      <w:r>
        <w:rPr>
          <w:rStyle w:val="DataTypeTok"/>
        </w:rPr>
        <w:t>fill=</w:t>
      </w:r>
      <w:r>
        <w:rPr>
          <w:rStyle w:val="NormalTok"/>
        </w:rPr>
        <w:t xml:space="preserve">general_voting_behavior))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50</w:t>
      </w:r>
      <w:r>
        <w:rPr>
          <w:rStyle w:val="NormalTok"/>
        </w:rPr>
        <w:t xml:space="preserve">, </w:t>
      </w:r>
      <w:r>
        <w:rPr>
          <w:rStyle w:val="DataTypeTok"/>
        </w:rPr>
        <w:t>binwdith =</w:t>
      </w:r>
      <w:r>
        <w:rPr>
          <w:rStyle w:val="NormalTok"/>
        </w:rPr>
        <w:t xml:space="preserve"> </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 xml:space="preserve"> (</w:t>
      </w:r>
      <w:r>
        <w:rPr>
          <w:rStyle w:val="DecValTok"/>
        </w:rPr>
        <w:t>25</w:t>
      </w:r>
      <w:r>
        <w:rPr>
          <w:rStyle w:val="NormalTok"/>
        </w:rPr>
        <w:t xml:space="preserve">, </w:t>
      </w:r>
      <w:r>
        <w:rPr>
          <w:rStyle w:val="DecValTok"/>
        </w:rPr>
        <w:t>40</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1000</w:t>
      </w:r>
      <w:r>
        <w:rPr>
          <w:rStyle w:val="NormalTok"/>
        </w:rPr>
        <w:t xml:space="preserve">) </w:t>
      </w:r>
      <w:r>
        <w:rPr>
          <w:rStyle w:val="OperatorTok"/>
        </w:rPr>
        <w:t>+</w:t>
      </w:r>
      <w:r>
        <w:br/>
      </w:r>
      <w:r>
        <w:rPr>
          <w:rStyle w:val="StringTok"/>
        </w:rPr>
        <w:t xml:space="preserve"> </w:t>
      </w:r>
      <w:r>
        <w:rPr>
          <w:rStyle w:val="NormalTok"/>
        </w:rPr>
        <w:t xml:space="preserve">comp.labels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"General Voting Behavior"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StringTok"/>
        </w:rPr>
        <w:t>"Millenial Voters"</w:t>
      </w:r>
      <w:r>
        <w:rPr>
          <w:rStyle w:val="NormalTok"/>
        </w:rPr>
        <w:t xml:space="preserve">, </w:t>
      </w:r>
      <w:r>
        <w:rPr>
          <w:rStyle w:val="DataTypeTok"/>
        </w:rPr>
        <w:t>caption =</w:t>
      </w:r>
      <w:r>
        <w:rPr>
          <w:rStyle w:val="NormalTok"/>
        </w:rPr>
        <w:t xml:space="preserve"> </w:t>
      </w:r>
      <w:r>
        <w:rPr>
          <w:rStyle w:val="StringTok"/>
        </w:rPr>
        <w:t>"n = 7621"</w:t>
      </w:r>
      <w:r>
        <w:rPr>
          <w:rStyle w:val="NormalTok"/>
        </w:rPr>
        <w:t>)</w:t>
      </w:r>
    </w:p>
    <w:p w:rsidR="00C23444" w:rsidRDefault="009A2D63">
      <w:pPr>
        <w:pStyle w:val="SourceCode"/>
      </w:pPr>
      <w:r>
        <w:rPr>
          <w:rStyle w:val="VerbatimChar"/>
        </w:rPr>
        <w:t>## Warning: Ignoring unknown parameters: binwdith</w:t>
      </w:r>
    </w:p>
    <w:p w:rsidR="00C23444" w:rsidRDefault="009A2D63">
      <w:pPr>
        <w:pStyle w:val="SourceCode"/>
      </w:pPr>
      <w:r>
        <w:rPr>
          <w:rStyle w:val="NormalTok"/>
        </w:rPr>
        <w:t>millenials</w:t>
      </w:r>
    </w:p>
    <w:p w:rsidR="00C23444" w:rsidRDefault="009A2D63">
      <w:pPr>
        <w:pStyle w:val="SourceCode"/>
      </w:pPr>
      <w:r>
        <w:rPr>
          <w:rStyle w:val="VerbatimChar"/>
        </w:rPr>
        <w:lastRenderedPageBreak/>
        <w:t>## Warning: Removed 11 rows containing missing values (geom_bar).</w:t>
      </w:r>
    </w:p>
    <w:p w:rsidR="00C23444" w:rsidRDefault="00D71D6F">
      <w:pPr>
        <w:pStyle w:val="FirstParagraph"/>
      </w:pPr>
      <w:r w:rsidRPr="00D71D6F">
        <w:rPr>
          <w:noProof/>
        </w:rPr>
        <w:drawing>
          <wp:anchor distT="0" distB="0" distL="114300" distR="114300" simplePos="0" relativeHeight="251635200" behindDoc="1" locked="0" layoutInCell="1" allowOverlap="1" wp14:anchorId="5311617B" wp14:editId="110F88C7">
            <wp:simplePos x="0" y="0"/>
            <wp:positionH relativeFrom="column">
              <wp:posOffset>-739140</wp:posOffset>
            </wp:positionH>
            <wp:positionV relativeFrom="paragraph">
              <wp:posOffset>447040</wp:posOffset>
            </wp:positionV>
            <wp:extent cx="7491095" cy="4793615"/>
            <wp:effectExtent l="0" t="0" r="0" b="0"/>
            <wp:wrapTight wrapText="bothSides">
              <wp:wrapPolygon edited="0">
                <wp:start x="0" y="0"/>
                <wp:lineTo x="0" y="21546"/>
                <wp:lineTo x="21532" y="21546"/>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91095" cy="4793615"/>
                    </a:xfrm>
                    <a:prstGeom prst="rect">
                      <a:avLst/>
                    </a:prstGeom>
                  </pic:spPr>
                </pic:pic>
              </a:graphicData>
            </a:graphic>
            <wp14:sizeRelH relativeFrom="margin">
              <wp14:pctWidth>0</wp14:pctWidth>
            </wp14:sizeRelH>
            <wp14:sizeRelV relativeFrom="margin">
              <wp14:pctHeight>0</wp14:pctHeight>
            </wp14:sizeRelV>
          </wp:anchor>
        </w:drawing>
      </w:r>
    </w:p>
    <w:p w:rsidR="00C23444" w:rsidRDefault="009A2D63">
      <w:pPr>
        <w:pStyle w:val="SourceCode"/>
      </w:pPr>
      <w:r>
        <w:rPr>
          <w:rStyle w:val="NormalTok"/>
        </w:rPr>
        <w:t>genx &lt;-</w:t>
      </w:r>
      <w:r>
        <w:rPr>
          <w:rStyle w:val="StringTok"/>
        </w:rPr>
        <w:t xml:space="preserve"> </w:t>
      </w:r>
      <w:r>
        <w:rPr>
          <w:rStyle w:val="KeywordTok"/>
        </w:rPr>
        <w:t>ggplot</w:t>
      </w:r>
      <w:r>
        <w:rPr>
          <w:rStyle w:val="NormalTok"/>
        </w:rPr>
        <w:t xml:space="preserve">(genxvoters, </w:t>
      </w:r>
      <w:r>
        <w:rPr>
          <w:rStyle w:val="KeywordTok"/>
        </w:rPr>
        <w:t>aes</w:t>
      </w:r>
      <w:r>
        <w:rPr>
          <w:rStyle w:val="NormalTok"/>
        </w:rPr>
        <w:t>(</w:t>
      </w:r>
      <w:r>
        <w:rPr>
          <w:rStyle w:val="DataTypeTok"/>
        </w:rPr>
        <w:t>x=</w:t>
      </w:r>
      <w:r>
        <w:rPr>
          <w:rStyle w:val="NormalTok"/>
        </w:rPr>
        <w:t xml:space="preserve">ppage, </w:t>
      </w:r>
      <w:r>
        <w:rPr>
          <w:rStyle w:val="DataTypeTok"/>
        </w:rPr>
        <w:t>fill=</w:t>
      </w:r>
      <w:r>
        <w:rPr>
          <w:rStyle w:val="NormalTok"/>
        </w:rPr>
        <w:t xml:space="preserve">general_voting_behavior))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50</w:t>
      </w:r>
      <w:r>
        <w:rPr>
          <w:rStyle w:val="NormalTok"/>
        </w:rPr>
        <w:t xml:space="preserve">, </w:t>
      </w:r>
      <w:r>
        <w:rPr>
          <w:rStyle w:val="DataTypeTok"/>
        </w:rPr>
        <w:t>binwdith =</w:t>
      </w:r>
      <w:r>
        <w:rPr>
          <w:rStyle w:val="NormalTok"/>
        </w:rPr>
        <w:t xml:space="preserve"> </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40</w:t>
      </w:r>
      <w:r>
        <w:rPr>
          <w:rStyle w:val="NormalTok"/>
        </w:rPr>
        <w:t>,</w:t>
      </w:r>
      <w:r>
        <w:rPr>
          <w:rStyle w:val="DecValTok"/>
        </w:rPr>
        <w:t>56</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1000</w:t>
      </w:r>
      <w:r>
        <w:rPr>
          <w:rStyle w:val="NormalTok"/>
        </w:rPr>
        <w:t xml:space="preserve">) </w:t>
      </w:r>
      <w:r>
        <w:rPr>
          <w:rStyle w:val="OperatorTok"/>
        </w:rPr>
        <w:t>+</w:t>
      </w:r>
      <w:r>
        <w:br/>
      </w:r>
      <w:r>
        <w:rPr>
          <w:rStyle w:val="StringTok"/>
        </w:rPr>
        <w:t xml:space="preserve"> </w:t>
      </w:r>
      <w:r>
        <w:rPr>
          <w:rStyle w:val="NormalTok"/>
        </w:rPr>
        <w:t xml:space="preserve">comp.labels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"General Voting Behavior"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StringTok"/>
        </w:rPr>
        <w:t>"Gen X Voters"</w:t>
      </w:r>
      <w:r>
        <w:rPr>
          <w:rStyle w:val="NormalTok"/>
        </w:rPr>
        <w:t xml:space="preserve">, </w:t>
      </w:r>
      <w:r>
        <w:rPr>
          <w:rStyle w:val="DataTypeTok"/>
        </w:rPr>
        <w:t>caption =</w:t>
      </w:r>
      <w:r>
        <w:rPr>
          <w:rStyle w:val="NormalTok"/>
        </w:rPr>
        <w:t xml:space="preserve"> </w:t>
      </w:r>
      <w:r>
        <w:rPr>
          <w:rStyle w:val="StringTok"/>
        </w:rPr>
        <w:t>"n = 5734"</w:t>
      </w:r>
      <w:r>
        <w:rPr>
          <w:rStyle w:val="NormalTok"/>
        </w:rPr>
        <w:t>)</w:t>
      </w:r>
    </w:p>
    <w:p w:rsidR="00C23444" w:rsidRDefault="009A2D63">
      <w:pPr>
        <w:pStyle w:val="SourceCode"/>
      </w:pPr>
      <w:r>
        <w:rPr>
          <w:rStyle w:val="VerbatimChar"/>
        </w:rPr>
        <w:t>## Warning: Ignoring unknown parameters: binwdith</w:t>
      </w:r>
    </w:p>
    <w:p w:rsidR="00C23444" w:rsidRDefault="009A2D63">
      <w:pPr>
        <w:pStyle w:val="SourceCode"/>
      </w:pPr>
      <w:r>
        <w:rPr>
          <w:rStyle w:val="NormalTok"/>
        </w:rPr>
        <w:t>genx</w:t>
      </w:r>
    </w:p>
    <w:p w:rsidR="00C23444" w:rsidRDefault="00D71D6F">
      <w:pPr>
        <w:pStyle w:val="SourceCode"/>
      </w:pPr>
      <w:r w:rsidRPr="00D71D6F">
        <w:rPr>
          <w:noProof/>
        </w:rPr>
        <w:lastRenderedPageBreak/>
        <w:drawing>
          <wp:anchor distT="0" distB="0" distL="114300" distR="114300" simplePos="0" relativeHeight="251637248" behindDoc="1" locked="0" layoutInCell="1" allowOverlap="1" wp14:anchorId="24F5877D" wp14:editId="1BFEE6CE">
            <wp:simplePos x="0" y="0"/>
            <wp:positionH relativeFrom="column">
              <wp:posOffset>-652780</wp:posOffset>
            </wp:positionH>
            <wp:positionV relativeFrom="paragraph">
              <wp:posOffset>247015</wp:posOffset>
            </wp:positionV>
            <wp:extent cx="7410450" cy="4742180"/>
            <wp:effectExtent l="0" t="0" r="0" b="0"/>
            <wp:wrapTight wrapText="bothSides">
              <wp:wrapPolygon edited="0">
                <wp:start x="0" y="0"/>
                <wp:lineTo x="0" y="21519"/>
                <wp:lineTo x="21544" y="21519"/>
                <wp:lineTo x="215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10450" cy="4742180"/>
                    </a:xfrm>
                    <a:prstGeom prst="rect">
                      <a:avLst/>
                    </a:prstGeom>
                  </pic:spPr>
                </pic:pic>
              </a:graphicData>
            </a:graphic>
            <wp14:sizeRelH relativeFrom="margin">
              <wp14:pctWidth>0</wp14:pctWidth>
            </wp14:sizeRelH>
            <wp14:sizeRelV relativeFrom="margin">
              <wp14:pctHeight>0</wp14:pctHeight>
            </wp14:sizeRelV>
          </wp:anchor>
        </w:drawing>
      </w:r>
      <w:r w:rsidR="009A2D63">
        <w:rPr>
          <w:rStyle w:val="VerbatimChar"/>
        </w:rPr>
        <w:t>## Warning: Removed 5 rows containing missing values (geom_bar).</w:t>
      </w:r>
    </w:p>
    <w:p w:rsidR="00C23444" w:rsidRDefault="00C23444">
      <w:pPr>
        <w:pStyle w:val="FirstParagraph"/>
      </w:pPr>
    </w:p>
    <w:p w:rsidR="00C23444" w:rsidRDefault="009A2D63">
      <w:pPr>
        <w:pStyle w:val="SourceCode"/>
      </w:pPr>
      <w:r>
        <w:rPr>
          <w:rStyle w:val="NormalTok"/>
        </w:rPr>
        <w:t>boomers &lt;-</w:t>
      </w:r>
      <w:r>
        <w:rPr>
          <w:rStyle w:val="StringTok"/>
        </w:rPr>
        <w:t xml:space="preserve"> </w:t>
      </w:r>
      <w:r>
        <w:rPr>
          <w:rStyle w:val="KeywordTok"/>
        </w:rPr>
        <w:t>ggplot</w:t>
      </w:r>
      <w:r>
        <w:rPr>
          <w:rStyle w:val="NormalTok"/>
        </w:rPr>
        <w:t xml:space="preserve">(boomervoters, </w:t>
      </w:r>
      <w:r>
        <w:rPr>
          <w:rStyle w:val="KeywordTok"/>
        </w:rPr>
        <w:t>aes</w:t>
      </w:r>
      <w:r>
        <w:rPr>
          <w:rStyle w:val="NormalTok"/>
        </w:rPr>
        <w:t>(</w:t>
      </w:r>
      <w:r>
        <w:rPr>
          <w:rStyle w:val="DataTypeTok"/>
        </w:rPr>
        <w:t>x=</w:t>
      </w:r>
      <w:r>
        <w:rPr>
          <w:rStyle w:val="NormalTok"/>
        </w:rPr>
        <w:t xml:space="preserve">ppage, </w:t>
      </w:r>
      <w:r>
        <w:rPr>
          <w:rStyle w:val="DataTypeTok"/>
        </w:rPr>
        <w:t>fill=</w:t>
      </w:r>
      <w:r>
        <w:rPr>
          <w:rStyle w:val="NormalTok"/>
        </w:rPr>
        <w:t xml:space="preserve">general_voting_behavior))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50</w:t>
      </w:r>
      <w:r>
        <w:rPr>
          <w:rStyle w:val="NormalTok"/>
        </w:rPr>
        <w:t xml:space="preserve">, </w:t>
      </w:r>
      <w:r>
        <w:rPr>
          <w:rStyle w:val="DataTypeTok"/>
        </w:rPr>
        <w:t>binwdith =</w:t>
      </w:r>
      <w:r>
        <w:rPr>
          <w:rStyle w:val="NormalTok"/>
        </w:rPr>
        <w:t xml:space="preserve"> </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55</w:t>
      </w:r>
      <w:r>
        <w:rPr>
          <w:rStyle w:val="NormalTok"/>
        </w:rPr>
        <w:t>,</w:t>
      </w:r>
      <w:r>
        <w:rPr>
          <w:rStyle w:val="DecValTok"/>
        </w:rPr>
        <w:t>75</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1000</w:t>
      </w:r>
      <w:r>
        <w:rPr>
          <w:rStyle w:val="NormalTok"/>
        </w:rPr>
        <w:t xml:space="preserve">) </w:t>
      </w:r>
      <w:r>
        <w:rPr>
          <w:rStyle w:val="OperatorTok"/>
        </w:rPr>
        <w:t>+</w:t>
      </w:r>
      <w:r>
        <w:br/>
      </w:r>
      <w:r>
        <w:rPr>
          <w:rStyle w:val="StringTok"/>
        </w:rPr>
        <w:t xml:space="preserve"> </w:t>
      </w:r>
      <w:r>
        <w:rPr>
          <w:rStyle w:val="NormalTok"/>
        </w:rPr>
        <w:t xml:space="preserve">comp.labels </w:t>
      </w:r>
      <w:r>
        <w:rPr>
          <w:rStyle w:val="OperatorTok"/>
        </w:rPr>
        <w:t>+</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"General Voting Behavior"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StringTok"/>
        </w:rPr>
        <w:t>"Boomer Voters"</w:t>
      </w:r>
      <w:r>
        <w:rPr>
          <w:rStyle w:val="NormalTok"/>
        </w:rPr>
        <w:t xml:space="preserve">, </w:t>
      </w:r>
      <w:r>
        <w:rPr>
          <w:rStyle w:val="DataTypeTok"/>
        </w:rPr>
        <w:t>caption =</w:t>
      </w:r>
      <w:r>
        <w:rPr>
          <w:rStyle w:val="NormalTok"/>
        </w:rPr>
        <w:t xml:space="preserve"> </w:t>
      </w:r>
      <w:r>
        <w:rPr>
          <w:rStyle w:val="StringTok"/>
        </w:rPr>
        <w:t>"n = 10794"</w:t>
      </w:r>
      <w:r>
        <w:rPr>
          <w:rStyle w:val="NormalTok"/>
        </w:rPr>
        <w:t>)</w:t>
      </w:r>
    </w:p>
    <w:p w:rsidR="00C23444" w:rsidRDefault="009A2D63">
      <w:pPr>
        <w:pStyle w:val="SourceCode"/>
      </w:pPr>
      <w:r>
        <w:rPr>
          <w:rStyle w:val="VerbatimChar"/>
        </w:rPr>
        <w:t>## Warning: Ignoring unknown parameters: binwdith</w:t>
      </w:r>
    </w:p>
    <w:p w:rsidR="00C23444" w:rsidRDefault="009A2D63">
      <w:pPr>
        <w:pStyle w:val="SourceCode"/>
      </w:pPr>
      <w:r>
        <w:rPr>
          <w:rStyle w:val="NormalTok"/>
        </w:rPr>
        <w:t>boomers</w:t>
      </w:r>
    </w:p>
    <w:p w:rsidR="00C23444" w:rsidRDefault="00D71D6F">
      <w:pPr>
        <w:pStyle w:val="SourceCode"/>
      </w:pPr>
      <w:r w:rsidRPr="00D71D6F">
        <w:rPr>
          <w:noProof/>
        </w:rPr>
        <w:lastRenderedPageBreak/>
        <w:drawing>
          <wp:anchor distT="0" distB="0" distL="114300" distR="114300" simplePos="0" relativeHeight="251639296" behindDoc="1" locked="0" layoutInCell="1" allowOverlap="1" wp14:anchorId="31156B3B" wp14:editId="1CE91C45">
            <wp:simplePos x="0" y="0"/>
            <wp:positionH relativeFrom="column">
              <wp:posOffset>-761365</wp:posOffset>
            </wp:positionH>
            <wp:positionV relativeFrom="paragraph">
              <wp:posOffset>279400</wp:posOffset>
            </wp:positionV>
            <wp:extent cx="7404735" cy="4738370"/>
            <wp:effectExtent l="0" t="0" r="0" b="0"/>
            <wp:wrapTight wrapText="bothSides">
              <wp:wrapPolygon edited="0">
                <wp:start x="0" y="0"/>
                <wp:lineTo x="0" y="21536"/>
                <wp:lineTo x="21561" y="21536"/>
                <wp:lineTo x="215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04735" cy="4738370"/>
                    </a:xfrm>
                    <a:prstGeom prst="rect">
                      <a:avLst/>
                    </a:prstGeom>
                  </pic:spPr>
                </pic:pic>
              </a:graphicData>
            </a:graphic>
            <wp14:sizeRelH relativeFrom="margin">
              <wp14:pctWidth>0</wp14:pctWidth>
            </wp14:sizeRelH>
            <wp14:sizeRelV relativeFrom="margin">
              <wp14:pctHeight>0</wp14:pctHeight>
            </wp14:sizeRelV>
          </wp:anchor>
        </w:drawing>
      </w:r>
      <w:r w:rsidR="009A2D63">
        <w:rPr>
          <w:rStyle w:val="VerbatimChar"/>
        </w:rPr>
        <w:t>## Warning: Removed 10 rows containing missing values (geom_bar).</w:t>
      </w:r>
    </w:p>
    <w:p w:rsidR="00C23444" w:rsidRDefault="00C23444">
      <w:pPr>
        <w:pStyle w:val="FirstParagraph"/>
      </w:pPr>
    </w:p>
    <w:p w:rsidR="00C23444" w:rsidRDefault="009A2D63">
      <w:pPr>
        <w:pStyle w:val="SourceCode"/>
      </w:pPr>
      <w:r>
        <w:rPr>
          <w:rStyle w:val="NormalTok"/>
        </w:rPr>
        <w:t>postwar &lt;-</w:t>
      </w:r>
      <w:r>
        <w:rPr>
          <w:rStyle w:val="StringTok"/>
        </w:rPr>
        <w:t xml:space="preserve"> </w:t>
      </w:r>
      <w:r>
        <w:rPr>
          <w:rStyle w:val="KeywordTok"/>
        </w:rPr>
        <w:t>ggplot</w:t>
      </w:r>
      <w:r>
        <w:rPr>
          <w:rStyle w:val="NormalTok"/>
        </w:rPr>
        <w:t xml:space="preserve">(postwarvoters, </w:t>
      </w:r>
      <w:r>
        <w:rPr>
          <w:rStyle w:val="KeywordTok"/>
        </w:rPr>
        <w:t>aes</w:t>
      </w:r>
      <w:r>
        <w:rPr>
          <w:rStyle w:val="NormalTok"/>
        </w:rPr>
        <w:t>(</w:t>
      </w:r>
      <w:r>
        <w:rPr>
          <w:rStyle w:val="DataTypeTok"/>
        </w:rPr>
        <w:t>x=</w:t>
      </w:r>
      <w:r>
        <w:rPr>
          <w:rStyle w:val="NormalTok"/>
        </w:rPr>
        <w:t xml:space="preserve">ppage, </w:t>
      </w:r>
      <w:r>
        <w:rPr>
          <w:rStyle w:val="DataTypeTok"/>
        </w:rPr>
        <w:t>fill=</w:t>
      </w:r>
      <w:r>
        <w:rPr>
          <w:rStyle w:val="NormalTok"/>
        </w:rPr>
        <w:t xml:space="preserve">general_voting_behavior))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50</w:t>
      </w:r>
      <w:r>
        <w:rPr>
          <w:rStyle w:val="NormalTok"/>
        </w:rPr>
        <w:t xml:space="preserve">, </w:t>
      </w:r>
      <w:r>
        <w:rPr>
          <w:rStyle w:val="DataTypeTok"/>
        </w:rPr>
        <w:t>binwdith =</w:t>
      </w:r>
      <w:r>
        <w:rPr>
          <w:rStyle w:val="NormalTok"/>
        </w:rPr>
        <w:t xml:space="preserve"> </w:t>
      </w:r>
      <w:r>
        <w:rPr>
          <w:rStyle w:val="DecValTok"/>
        </w:rPr>
        <w:t>5</w:t>
      </w:r>
      <w:r>
        <w:rPr>
          <w:rStyle w:val="NormalTok"/>
        </w:rPr>
        <w:t xml:space="preserve">) </w:t>
      </w:r>
      <w:r>
        <w:rPr>
          <w:rStyle w:val="OperatorTok"/>
        </w:rPr>
        <w:t>+</w:t>
      </w:r>
      <w:r>
        <w:br/>
      </w:r>
      <w:r>
        <w:rPr>
          <w:rStyle w:val="StringTok"/>
        </w:rPr>
        <w:t xml:space="preserve"> </w:t>
      </w:r>
      <w:r>
        <w:rPr>
          <w:rStyle w:val="KeywordTok"/>
        </w:rPr>
        <w:t>xlim</w:t>
      </w:r>
      <w:r>
        <w:rPr>
          <w:rStyle w:val="NormalTok"/>
        </w:rPr>
        <w:t>(</w:t>
      </w:r>
      <w:r>
        <w:rPr>
          <w:rStyle w:val="DecValTok"/>
        </w:rPr>
        <w:t>75</w:t>
      </w:r>
      <w:r>
        <w:rPr>
          <w:rStyle w:val="NormalTok"/>
        </w:rPr>
        <w:t>,</w:t>
      </w:r>
      <w:r>
        <w:rPr>
          <w:rStyle w:val="DecValTok"/>
        </w:rPr>
        <w:t>95</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1000</w:t>
      </w:r>
      <w:r>
        <w:rPr>
          <w:rStyle w:val="NormalTok"/>
        </w:rPr>
        <w:t xml:space="preserve">) </w:t>
      </w:r>
      <w:r>
        <w:rPr>
          <w:rStyle w:val="OperatorTok"/>
        </w:rPr>
        <w:t>+</w:t>
      </w:r>
      <w:r>
        <w:br/>
      </w:r>
      <w:r>
        <w:rPr>
          <w:rStyle w:val="StringTok"/>
        </w:rPr>
        <w:t xml:space="preserve"> </w:t>
      </w:r>
      <w:r>
        <w:rPr>
          <w:rStyle w:val="NormalTok"/>
        </w:rPr>
        <w:t xml:space="preserve">comp.labels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fill =</w:t>
      </w:r>
      <w:r>
        <w:rPr>
          <w:rStyle w:val="NormalTok"/>
        </w:rPr>
        <w:t xml:space="preserve"> </w:t>
      </w:r>
      <w:r>
        <w:rPr>
          <w:rStyle w:val="StringTok"/>
        </w:rPr>
        <w:t>"General Voting Behavior"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StringTok"/>
        </w:rPr>
        <w:t>"Post War Voters"</w:t>
      </w:r>
      <w:r>
        <w:rPr>
          <w:rStyle w:val="NormalTok"/>
        </w:rPr>
        <w:t xml:space="preserve">, </w:t>
      </w:r>
      <w:r>
        <w:rPr>
          <w:rStyle w:val="DataTypeTok"/>
        </w:rPr>
        <w:t>caption =</w:t>
      </w:r>
      <w:r>
        <w:rPr>
          <w:rStyle w:val="NormalTok"/>
        </w:rPr>
        <w:t xml:space="preserve"> </w:t>
      </w:r>
      <w:r>
        <w:rPr>
          <w:rStyle w:val="StringTok"/>
        </w:rPr>
        <w:t>"n = 1231"</w:t>
      </w:r>
      <w:r>
        <w:rPr>
          <w:rStyle w:val="NormalTok"/>
        </w:rPr>
        <w:t>)</w:t>
      </w:r>
    </w:p>
    <w:p w:rsidR="00C23444" w:rsidRDefault="009A2D63">
      <w:pPr>
        <w:pStyle w:val="SourceCode"/>
      </w:pPr>
      <w:r>
        <w:rPr>
          <w:rStyle w:val="VerbatimChar"/>
        </w:rPr>
        <w:t>## Warning: Ignoring unknown parameters: binwdith</w:t>
      </w:r>
    </w:p>
    <w:p w:rsidR="00C23444" w:rsidRDefault="009A2D63">
      <w:pPr>
        <w:pStyle w:val="SourceCode"/>
      </w:pPr>
      <w:r>
        <w:rPr>
          <w:rStyle w:val="NormalTok"/>
        </w:rPr>
        <w:t>postwar</w:t>
      </w:r>
    </w:p>
    <w:p w:rsidR="00C23444" w:rsidRDefault="00D71D6F">
      <w:pPr>
        <w:pStyle w:val="SourceCode"/>
      </w:pPr>
      <w:r w:rsidRPr="00D71D6F">
        <w:rPr>
          <w:noProof/>
        </w:rPr>
        <w:lastRenderedPageBreak/>
        <w:drawing>
          <wp:anchor distT="0" distB="0" distL="114300" distR="114300" simplePos="0" relativeHeight="251641344" behindDoc="1" locked="0" layoutInCell="1" allowOverlap="1" wp14:anchorId="2C3D43EF" wp14:editId="35EE35B8">
            <wp:simplePos x="0" y="0"/>
            <wp:positionH relativeFrom="column">
              <wp:posOffset>-586105</wp:posOffset>
            </wp:positionH>
            <wp:positionV relativeFrom="paragraph">
              <wp:posOffset>318770</wp:posOffset>
            </wp:positionV>
            <wp:extent cx="7211695" cy="4614545"/>
            <wp:effectExtent l="0" t="0" r="0" b="0"/>
            <wp:wrapTight wrapText="bothSides">
              <wp:wrapPolygon edited="0">
                <wp:start x="0" y="0"/>
                <wp:lineTo x="0" y="21490"/>
                <wp:lineTo x="21568" y="21490"/>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11695" cy="4614545"/>
                    </a:xfrm>
                    <a:prstGeom prst="rect">
                      <a:avLst/>
                    </a:prstGeom>
                  </pic:spPr>
                </pic:pic>
              </a:graphicData>
            </a:graphic>
            <wp14:sizeRelH relativeFrom="margin">
              <wp14:pctWidth>0</wp14:pctWidth>
            </wp14:sizeRelH>
            <wp14:sizeRelV relativeFrom="margin">
              <wp14:pctHeight>0</wp14:pctHeight>
            </wp14:sizeRelV>
          </wp:anchor>
        </w:drawing>
      </w:r>
      <w:r w:rsidR="009A2D63">
        <w:rPr>
          <w:rStyle w:val="VerbatimChar"/>
        </w:rPr>
        <w:t>## Warning: Removed 10 rows containing missing values (geom_bar).</w:t>
      </w:r>
    </w:p>
    <w:p w:rsidR="00C23444" w:rsidRDefault="00C23444">
      <w:pPr>
        <w:pStyle w:val="FirstParagraph"/>
      </w:pPr>
    </w:p>
    <w:p w:rsidR="00C23444" w:rsidRDefault="009A2D63">
      <w:pPr>
        <w:pStyle w:val="SourceCode"/>
      </w:pPr>
      <w:r>
        <w:rPr>
          <w:rStyle w:val="KeywordTok"/>
        </w:rPr>
        <w:t>plot_grid</w:t>
      </w:r>
      <w:r>
        <w:rPr>
          <w:rStyle w:val="NormalTok"/>
        </w:rPr>
        <w:t xml:space="preserve">(genz, millenials, genx, boomers, postwar, </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w:t>
      </w:r>
      <w:r>
        <w:rPr>
          <w:rStyle w:val="DecValTok"/>
        </w:rPr>
        <w:t>3</w:t>
      </w:r>
      <w:r>
        <w:rPr>
          <w:rStyle w:val="NormalTok"/>
        </w:rPr>
        <w:t xml:space="preserve">) </w:t>
      </w:r>
    </w:p>
    <w:p w:rsidR="00C23444" w:rsidRDefault="009A2D63">
      <w:pPr>
        <w:pStyle w:val="SourceCode"/>
      </w:pPr>
      <w:r>
        <w:rPr>
          <w:rStyle w:val="VerbatimChar"/>
        </w:rPr>
        <w:t>## Warning: Removed 11 rows containing missing values (geom_bar).</w:t>
      </w:r>
    </w:p>
    <w:p w:rsidR="00C23444" w:rsidRDefault="009A2D63">
      <w:pPr>
        <w:pStyle w:val="SourceCode"/>
      </w:pPr>
      <w:r>
        <w:rPr>
          <w:rStyle w:val="VerbatimChar"/>
        </w:rPr>
        <w:t>## Warning: Removed 5 rows containing missing values (geom_bar).</w:t>
      </w:r>
    </w:p>
    <w:p w:rsidR="00C23444" w:rsidRDefault="009A2D63">
      <w:pPr>
        <w:pStyle w:val="SourceCode"/>
      </w:pPr>
      <w:r>
        <w:rPr>
          <w:rStyle w:val="VerbatimChar"/>
        </w:rPr>
        <w:t>## Warning: Removed 10 rows containing missing values (geom_bar).</w:t>
      </w:r>
      <w:r>
        <w:br/>
      </w:r>
      <w:r>
        <w:br/>
      </w:r>
      <w:r>
        <w:rPr>
          <w:rStyle w:val="VerbatimChar"/>
        </w:rPr>
        <w:t>## Warning: Removed 10 rows containing missing values (geom_bar).</w:t>
      </w:r>
    </w:p>
    <w:p w:rsidR="00C23444" w:rsidRDefault="00D71D6F">
      <w:pPr>
        <w:pStyle w:val="FirstParagraph"/>
        <w:rPr>
          <w:ins w:id="84" w:author="Sanne Smith" w:date="2021-02-20T19:33:00Z"/>
        </w:rPr>
      </w:pPr>
      <w:r w:rsidRPr="00D71D6F">
        <w:rPr>
          <w:noProof/>
        </w:rPr>
        <w:lastRenderedPageBreak/>
        <w:drawing>
          <wp:anchor distT="0" distB="0" distL="114300" distR="114300" simplePos="0" relativeHeight="251659776" behindDoc="1" locked="0" layoutInCell="1" allowOverlap="1" wp14:anchorId="474F6D40" wp14:editId="1DB66E00">
            <wp:simplePos x="0" y="0"/>
            <wp:positionH relativeFrom="column">
              <wp:posOffset>-704850</wp:posOffset>
            </wp:positionH>
            <wp:positionV relativeFrom="paragraph">
              <wp:posOffset>-565245</wp:posOffset>
            </wp:positionV>
            <wp:extent cx="7357745" cy="4708525"/>
            <wp:effectExtent l="0" t="0" r="0" b="0"/>
            <wp:wrapTight wrapText="bothSides">
              <wp:wrapPolygon edited="0">
                <wp:start x="0" y="0"/>
                <wp:lineTo x="0" y="21498"/>
                <wp:lineTo x="21531" y="2149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57745" cy="4708525"/>
                    </a:xfrm>
                    <a:prstGeom prst="rect">
                      <a:avLst/>
                    </a:prstGeom>
                  </pic:spPr>
                </pic:pic>
              </a:graphicData>
            </a:graphic>
            <wp14:sizeRelH relativeFrom="margin">
              <wp14:pctWidth>0</wp14:pctWidth>
            </wp14:sizeRelH>
            <wp14:sizeRelV relativeFrom="margin">
              <wp14:pctHeight>0</wp14:pctHeight>
            </wp14:sizeRelV>
          </wp:anchor>
        </w:drawing>
      </w:r>
      <w:ins w:id="85" w:author="Sanne Smith" w:date="2021-02-20T19:31:00Z">
        <w:r w:rsidR="00EB6E6F">
          <w:t>Ah ok, here comes the generation comparison. It is hard to compare all these figures. Would there have been a way where you could have made a variable of generation rather than sepa</w:t>
        </w:r>
      </w:ins>
      <w:ins w:id="86" w:author="Sanne Smith" w:date="2021-02-20T19:32:00Z">
        <w:r w:rsidR="00EB6E6F">
          <w:t>rate data objects. That way you could have made a dodged bar chart by age group. Another option would have been to create a boxplot or violin plot with age as Y and voting group as X?</w:t>
        </w:r>
      </w:ins>
    </w:p>
    <w:p w:rsidR="00EB6E6F" w:rsidRPr="00EB6E6F" w:rsidRDefault="00EB6E6F">
      <w:pPr>
        <w:pStyle w:val="BodyText"/>
        <w:pPrChange w:id="87" w:author="Sanne Smith" w:date="2021-02-20T19:33:00Z">
          <w:pPr>
            <w:pStyle w:val="FirstParagraph"/>
          </w:pPr>
        </w:pPrChange>
      </w:pPr>
    </w:p>
    <w:p w:rsidR="00DC2F0B" w:rsidRDefault="009A2D63">
      <w:pPr>
        <w:pStyle w:val="SourceCode"/>
        <w:rPr>
          <w:ins w:id="88" w:author="Sanne Smith" w:date="2021-02-20T19:34:00Z"/>
          <w:rStyle w:val="NormalTok"/>
        </w:rPr>
      </w:pPr>
      <w:r>
        <w:rPr>
          <w:rStyle w:val="NormalTok"/>
        </w:rPr>
        <w:t>bipartisan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(political_affiliation </w:t>
      </w:r>
      <w:r>
        <w:rPr>
          <w:rStyle w:val="OperatorTok"/>
        </w:rPr>
        <w:t>%in%</w:t>
      </w:r>
      <w:r>
        <w:rPr>
          <w:rStyle w:val="StringTok"/>
        </w:rPr>
        <w:t xml:space="preserve"> </w:t>
      </w:r>
      <w:r>
        <w:rPr>
          <w:rStyle w:val="KeywordTok"/>
        </w:rPr>
        <w:t>c</w:t>
      </w:r>
      <w:r>
        <w:rPr>
          <w:rStyle w:val="NormalTok"/>
        </w:rPr>
        <w:t>(</w:t>
      </w:r>
      <w:r>
        <w:rPr>
          <w:rStyle w:val="StringTok"/>
        </w:rPr>
        <w:t>"Democrat"</w:t>
      </w:r>
      <w:r>
        <w:rPr>
          <w:rStyle w:val="NormalTok"/>
        </w:rPr>
        <w:t xml:space="preserve">, </w:t>
      </w:r>
      <w:r>
        <w:rPr>
          <w:rStyle w:val="StringTok"/>
        </w:rPr>
        <w:t>"Republican"</w:t>
      </w:r>
      <w:r>
        <w:rPr>
          <w:rStyle w:val="NormalTok"/>
        </w:rPr>
        <w:t>))</w:t>
      </w:r>
      <w:r>
        <w:br/>
      </w:r>
      <w:r>
        <w:rPr>
          <w:rStyle w:val="NormalTok"/>
        </w:rPr>
        <w:t xml:space="preserve">  </w:t>
      </w:r>
      <w:r>
        <w:br/>
      </w:r>
      <w:r>
        <w:rPr>
          <w:rStyle w:val="NormalTok"/>
        </w:rPr>
        <w:t xml:space="preserve">  bipartisan &lt;-</w:t>
      </w:r>
      <w:r>
        <w:rPr>
          <w:rStyle w:val="StringTok"/>
        </w:rPr>
        <w:t xml:space="preserve"> </w:t>
      </w:r>
      <w:r>
        <w:rPr>
          <w:rStyle w:val="NormalTok"/>
        </w:rPr>
        <w:t xml:space="preserve">bipartisan </w:t>
      </w:r>
      <w:r>
        <w:rPr>
          <w:rStyle w:val="OperatorTok"/>
        </w:rPr>
        <w:t>%&gt;%</w:t>
      </w:r>
      <w:r>
        <w:br/>
      </w:r>
      <w:r>
        <w:rPr>
          <w:rStyle w:val="StringTok"/>
        </w:rPr>
        <w:t xml:space="preserve">  </w:t>
      </w:r>
      <w:r>
        <w:rPr>
          <w:rStyle w:val="KeywordTok"/>
        </w:rPr>
        <w:t>mutate</w:t>
      </w:r>
      <w:r>
        <w:rPr>
          <w:rStyle w:val="NormalTok"/>
        </w:rPr>
        <w:t>(</w:t>
      </w:r>
      <w:r>
        <w:rPr>
          <w:rStyle w:val="DataTypeTok"/>
        </w:rPr>
        <w:t>generation =</w:t>
      </w:r>
      <w:r>
        <w:rPr>
          <w:rStyle w:val="NormalTok"/>
        </w:rPr>
        <w:t xml:space="preserve"> </w:t>
      </w:r>
      <w:r>
        <w:rPr>
          <w:rStyle w:val="KeywordTok"/>
        </w:rPr>
        <w:t>case_when</w:t>
      </w:r>
      <w:r>
        <w:rPr>
          <w:rStyle w:val="NormalTok"/>
        </w:rPr>
        <w:t xml:space="preserve">(ppage </w:t>
      </w:r>
      <w:r>
        <w:rPr>
          <w:rStyle w:val="OperatorTok"/>
        </w:rPr>
        <w:t>%in%</w:t>
      </w:r>
      <w:r>
        <w:rPr>
          <w:rStyle w:val="StringTok"/>
        </w:rPr>
        <w:t xml:space="preserve"> </w:t>
      </w:r>
      <w:r>
        <w:rPr>
          <w:rStyle w:val="DecValTok"/>
        </w:rPr>
        <w:t>22</w:t>
      </w:r>
      <w:r>
        <w:rPr>
          <w:rStyle w:val="OperatorTok"/>
        </w:rPr>
        <w:t>:</w:t>
      </w:r>
      <w:r>
        <w:rPr>
          <w:rStyle w:val="DecValTok"/>
        </w:rPr>
        <w:t>25</w:t>
      </w:r>
      <w:r>
        <w:rPr>
          <w:rStyle w:val="NormalTok"/>
        </w:rPr>
        <w:t xml:space="preserve"> </w:t>
      </w:r>
      <w:r>
        <w:rPr>
          <w:rStyle w:val="OperatorTok"/>
        </w:rPr>
        <w:t>~</w:t>
      </w:r>
      <w:r>
        <w:rPr>
          <w:rStyle w:val="StringTok"/>
        </w:rPr>
        <w:t xml:space="preserve"> "Gen Z"</w:t>
      </w:r>
      <w:r>
        <w:rPr>
          <w:rStyle w:val="NormalTok"/>
        </w:rPr>
        <w:t>,</w:t>
      </w:r>
      <w:r>
        <w:br/>
      </w:r>
      <w:r>
        <w:rPr>
          <w:rStyle w:val="NormalTok"/>
        </w:rPr>
        <w:t xml:space="preserve">                   ppage </w:t>
      </w:r>
      <w:r>
        <w:rPr>
          <w:rStyle w:val="OperatorTok"/>
        </w:rPr>
        <w:t>%in%</w:t>
      </w:r>
      <w:r>
        <w:rPr>
          <w:rStyle w:val="StringTok"/>
        </w:rPr>
        <w:t xml:space="preserve"> </w:t>
      </w:r>
      <w:r>
        <w:rPr>
          <w:rStyle w:val="DecValTok"/>
        </w:rPr>
        <w:t>26</w:t>
      </w:r>
      <w:r>
        <w:rPr>
          <w:rStyle w:val="OperatorTok"/>
        </w:rPr>
        <w:t>:</w:t>
      </w:r>
      <w:r>
        <w:rPr>
          <w:rStyle w:val="DecValTok"/>
        </w:rPr>
        <w:t>40</w:t>
      </w:r>
      <w:r>
        <w:rPr>
          <w:rStyle w:val="NormalTok"/>
        </w:rPr>
        <w:t xml:space="preserve"> </w:t>
      </w:r>
      <w:r>
        <w:rPr>
          <w:rStyle w:val="OperatorTok"/>
        </w:rPr>
        <w:t>~</w:t>
      </w:r>
      <w:r>
        <w:rPr>
          <w:rStyle w:val="StringTok"/>
        </w:rPr>
        <w:t xml:space="preserve"> "Millenials"</w:t>
      </w:r>
      <w:r>
        <w:rPr>
          <w:rStyle w:val="NormalTok"/>
        </w:rPr>
        <w:t>,</w:t>
      </w:r>
      <w:r>
        <w:br/>
      </w:r>
      <w:r>
        <w:rPr>
          <w:rStyle w:val="NormalTok"/>
        </w:rPr>
        <w:t xml:space="preserve">                   ppage </w:t>
      </w:r>
      <w:r>
        <w:rPr>
          <w:rStyle w:val="OperatorTok"/>
        </w:rPr>
        <w:t>%in%</w:t>
      </w:r>
      <w:r>
        <w:rPr>
          <w:rStyle w:val="StringTok"/>
        </w:rPr>
        <w:t xml:space="preserve"> </w:t>
      </w:r>
      <w:r>
        <w:rPr>
          <w:rStyle w:val="DecValTok"/>
        </w:rPr>
        <w:t>41</w:t>
      </w:r>
      <w:r>
        <w:rPr>
          <w:rStyle w:val="OperatorTok"/>
        </w:rPr>
        <w:t>:</w:t>
      </w:r>
      <w:r>
        <w:rPr>
          <w:rStyle w:val="DecValTok"/>
        </w:rPr>
        <w:t>56</w:t>
      </w:r>
      <w:r>
        <w:rPr>
          <w:rStyle w:val="NormalTok"/>
        </w:rPr>
        <w:t xml:space="preserve"> </w:t>
      </w:r>
      <w:r>
        <w:rPr>
          <w:rStyle w:val="OperatorTok"/>
        </w:rPr>
        <w:t>~</w:t>
      </w:r>
      <w:r>
        <w:rPr>
          <w:rStyle w:val="StringTok"/>
        </w:rPr>
        <w:t xml:space="preserve"> "Gen X"</w:t>
      </w:r>
      <w:r>
        <w:rPr>
          <w:rStyle w:val="NormalTok"/>
        </w:rPr>
        <w:t>,</w:t>
      </w:r>
      <w:r>
        <w:br/>
      </w:r>
      <w:r>
        <w:rPr>
          <w:rStyle w:val="NormalTok"/>
        </w:rPr>
        <w:t xml:space="preserve">                   ppage </w:t>
      </w:r>
      <w:r>
        <w:rPr>
          <w:rStyle w:val="OperatorTok"/>
        </w:rPr>
        <w:t>%in%</w:t>
      </w:r>
      <w:r>
        <w:rPr>
          <w:rStyle w:val="StringTok"/>
        </w:rPr>
        <w:t xml:space="preserve"> </w:t>
      </w:r>
      <w:r>
        <w:rPr>
          <w:rStyle w:val="DecValTok"/>
        </w:rPr>
        <w:t>57</w:t>
      </w:r>
      <w:r>
        <w:rPr>
          <w:rStyle w:val="OperatorTok"/>
        </w:rPr>
        <w:t>:</w:t>
      </w:r>
      <w:r>
        <w:rPr>
          <w:rStyle w:val="DecValTok"/>
        </w:rPr>
        <w:t>75</w:t>
      </w:r>
      <w:r>
        <w:rPr>
          <w:rStyle w:val="NormalTok"/>
        </w:rPr>
        <w:t xml:space="preserve"> </w:t>
      </w:r>
      <w:r>
        <w:rPr>
          <w:rStyle w:val="OperatorTok"/>
        </w:rPr>
        <w:t>~</w:t>
      </w:r>
      <w:r>
        <w:rPr>
          <w:rStyle w:val="StringTok"/>
        </w:rPr>
        <w:t xml:space="preserve"> "Boomers"</w:t>
      </w:r>
      <w:r>
        <w:rPr>
          <w:rStyle w:val="NormalTok"/>
        </w:rPr>
        <w:t>,</w:t>
      </w:r>
      <w:r>
        <w:br/>
      </w:r>
      <w:r>
        <w:rPr>
          <w:rStyle w:val="NormalTok"/>
        </w:rPr>
        <w:t xml:space="preserve">                   ppage </w:t>
      </w:r>
      <w:r>
        <w:rPr>
          <w:rStyle w:val="OperatorTok"/>
        </w:rPr>
        <w:t>%in%</w:t>
      </w:r>
      <w:r>
        <w:rPr>
          <w:rStyle w:val="StringTok"/>
        </w:rPr>
        <w:t xml:space="preserve"> </w:t>
      </w:r>
      <w:r>
        <w:rPr>
          <w:rStyle w:val="DecValTok"/>
        </w:rPr>
        <w:t>76</w:t>
      </w:r>
      <w:r>
        <w:rPr>
          <w:rStyle w:val="OperatorTok"/>
        </w:rPr>
        <w:t>:</w:t>
      </w:r>
      <w:r>
        <w:rPr>
          <w:rStyle w:val="DecValTok"/>
        </w:rPr>
        <w:t>96</w:t>
      </w:r>
      <w:r>
        <w:rPr>
          <w:rStyle w:val="NormalTok"/>
        </w:rPr>
        <w:t xml:space="preserve"> </w:t>
      </w:r>
      <w:r>
        <w:rPr>
          <w:rStyle w:val="OperatorTok"/>
        </w:rPr>
        <w:t>~</w:t>
      </w:r>
      <w:r>
        <w:rPr>
          <w:rStyle w:val="StringTok"/>
        </w:rPr>
        <w:t xml:space="preserve"> "Post War"</w:t>
      </w:r>
      <w:r>
        <w:rPr>
          <w:rStyle w:val="NormalTok"/>
        </w:rPr>
        <w:t xml:space="preserve">)) </w:t>
      </w:r>
      <w:r>
        <w:br/>
      </w:r>
      <w:r>
        <w:rPr>
          <w:rStyle w:val="NormalTok"/>
        </w:rPr>
        <w:t xml:space="preserve">             </w:t>
      </w:r>
      <w:r>
        <w:br/>
      </w:r>
      <w:r>
        <w:br/>
      </w:r>
      <w:r>
        <w:rPr>
          <w:rStyle w:val="CommentTok"/>
        </w:rPr>
        <w:t># set factor levels in logical order</w:t>
      </w:r>
      <w:r>
        <w:br/>
      </w:r>
      <w:r>
        <w:rPr>
          <w:rStyle w:val="NormalTok"/>
        </w:rPr>
        <w:lastRenderedPageBreak/>
        <w:t>bipartisan</w:t>
      </w:r>
      <w:r>
        <w:rPr>
          <w:rStyle w:val="OperatorTok"/>
        </w:rPr>
        <w:t>$</w:t>
      </w:r>
      <w:r>
        <w:rPr>
          <w:rStyle w:val="NormalTok"/>
        </w:rPr>
        <w:t>generation &lt;-</w:t>
      </w:r>
      <w:r>
        <w:rPr>
          <w:rStyle w:val="StringTok"/>
        </w:rPr>
        <w:t xml:space="preserve"> </w:t>
      </w:r>
      <w:r>
        <w:rPr>
          <w:rStyle w:val="KeywordTok"/>
        </w:rPr>
        <w:t>factor</w:t>
      </w:r>
      <w:r>
        <w:rPr>
          <w:rStyle w:val="NormalTok"/>
        </w:rPr>
        <w:t>(bipartisan</w:t>
      </w:r>
      <w:r>
        <w:rPr>
          <w:rStyle w:val="OperatorTok"/>
        </w:rPr>
        <w:t>$</w:t>
      </w:r>
      <w:r>
        <w:rPr>
          <w:rStyle w:val="NormalTok"/>
        </w:rPr>
        <w:t xml:space="preserve">generation, </w:t>
      </w:r>
      <w:r>
        <w:rPr>
          <w:rStyle w:val="DataTypeTok"/>
        </w:rPr>
        <w:t>levels =</w:t>
      </w:r>
      <w:r>
        <w:rPr>
          <w:rStyle w:val="NormalTok"/>
        </w:rPr>
        <w:t xml:space="preserve"> </w:t>
      </w:r>
      <w:r>
        <w:rPr>
          <w:rStyle w:val="KeywordTok"/>
        </w:rPr>
        <w:t>c</w:t>
      </w:r>
      <w:r>
        <w:rPr>
          <w:rStyle w:val="NormalTok"/>
        </w:rPr>
        <w:t>(</w:t>
      </w:r>
      <w:r>
        <w:rPr>
          <w:rStyle w:val="StringTok"/>
        </w:rPr>
        <w:t>"Gen Z"</w:t>
      </w:r>
      <w:r>
        <w:rPr>
          <w:rStyle w:val="NormalTok"/>
        </w:rPr>
        <w:t xml:space="preserve">, </w:t>
      </w:r>
      <w:r>
        <w:rPr>
          <w:rStyle w:val="StringTok"/>
        </w:rPr>
        <w:t>"Millenials"</w:t>
      </w:r>
      <w:r>
        <w:rPr>
          <w:rStyle w:val="NormalTok"/>
        </w:rPr>
        <w:t xml:space="preserve">, </w:t>
      </w:r>
      <w:r>
        <w:rPr>
          <w:rStyle w:val="StringTok"/>
        </w:rPr>
        <w:t>"Gen X"</w:t>
      </w:r>
      <w:r>
        <w:rPr>
          <w:rStyle w:val="NormalTok"/>
        </w:rPr>
        <w:t xml:space="preserve">, </w:t>
      </w:r>
      <w:r>
        <w:rPr>
          <w:rStyle w:val="StringTok"/>
        </w:rPr>
        <w:t>"Boomers"</w:t>
      </w:r>
      <w:r>
        <w:rPr>
          <w:rStyle w:val="NormalTok"/>
        </w:rPr>
        <w:t xml:space="preserve">, </w:t>
      </w:r>
      <w:r>
        <w:rPr>
          <w:rStyle w:val="StringTok"/>
        </w:rPr>
        <w:t>"Post War"</w:t>
      </w:r>
      <w:r>
        <w:rPr>
          <w:rStyle w:val="NormalTok"/>
        </w:rPr>
        <w:t>))</w:t>
      </w:r>
      <w:ins w:id="89" w:author="Sanne Smith" w:date="2021-02-20T19:33:00Z">
        <w:r w:rsidR="00DC2F0B">
          <w:rPr>
            <w:rStyle w:val="NormalTok"/>
          </w:rPr>
          <w:t xml:space="preserve"> Yeah for ordered factor! Nice!</w:t>
        </w:r>
      </w:ins>
    </w:p>
    <w:p w:rsidR="00DC2F0B" w:rsidRDefault="00DC2F0B">
      <w:pPr>
        <w:pStyle w:val="SourceCode"/>
        <w:rPr>
          <w:ins w:id="90" w:author="Sanne Smith" w:date="2021-02-20T19:34:00Z"/>
        </w:rPr>
      </w:pPr>
    </w:p>
    <w:p w:rsidR="00C23444" w:rsidRDefault="009A2D63">
      <w:pPr>
        <w:pStyle w:val="SourceCode"/>
      </w:pPr>
      <w:r>
        <w:br/>
      </w:r>
      <w:r>
        <w:br/>
      </w:r>
      <w:ins w:id="91" w:author="Sanne Smith" w:date="2021-02-20T19:34:00Z">
        <w:r w:rsidR="00DC2F0B">
          <w:t xml:space="preserve">Oh this plot is much better than the histograms you showed before. This is an EXCELLENT visualization for the research question. </w:t>
        </w:r>
      </w:ins>
      <w:r>
        <w:br/>
      </w:r>
      <w:r>
        <w:rPr>
          <w:rStyle w:val="NormalTok"/>
        </w:rPr>
        <w:t xml:space="preserve">bipartisan </w:t>
      </w:r>
      <w:r>
        <w:rPr>
          <w:rStyle w:val="OperatorTok"/>
        </w:rPr>
        <w:t>%&gt;%</w:t>
      </w:r>
      <w:r>
        <w:br/>
      </w:r>
      <w:r>
        <w:rPr>
          <w:rStyle w:val="StringTok"/>
        </w:rPr>
        <w:t xml:space="preserve">  </w:t>
      </w:r>
      <w:r>
        <w:rPr>
          <w:rStyle w:val="KeywordTok"/>
        </w:rPr>
        <w:t>ggplot</w:t>
      </w:r>
      <w:r>
        <w:rPr>
          <w:rStyle w:val="NormalTok"/>
        </w:rPr>
        <w:t xml:space="preserve">()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x =</w:t>
      </w:r>
      <w:r>
        <w:rPr>
          <w:rStyle w:val="NormalTok"/>
        </w:rPr>
        <w:t xml:space="preserve"> voter_category, </w:t>
      </w:r>
      <w:r>
        <w:rPr>
          <w:rStyle w:val="DataTypeTok"/>
        </w:rPr>
        <w:t>y =</w:t>
      </w:r>
      <w:r>
        <w:rPr>
          <w:rStyle w:val="NormalTok"/>
        </w:rPr>
        <w:t xml:space="preserve"> ppage, </w:t>
      </w:r>
      <w:r>
        <w:rPr>
          <w:rStyle w:val="DataTypeTok"/>
        </w:rPr>
        <w:t>fill =</w:t>
      </w:r>
      <w:r>
        <w:rPr>
          <w:rStyle w:val="NormalTok"/>
        </w:rPr>
        <w:t xml:space="preserve"> political_affiliation))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"Voting Frequency"</w:t>
      </w:r>
      <w:r>
        <w:rPr>
          <w:rStyle w:val="NormalTok"/>
        </w:rPr>
        <w:t>,</w:t>
      </w:r>
      <w:r>
        <w:br/>
      </w:r>
      <w:r>
        <w:rPr>
          <w:rStyle w:val="NormalTok"/>
        </w:rPr>
        <w:t xml:space="preserve">       </w:t>
      </w:r>
      <w:r>
        <w:rPr>
          <w:rStyle w:val="DataTypeTok"/>
        </w:rPr>
        <w:t>y =</w:t>
      </w:r>
      <w:r>
        <w:rPr>
          <w:rStyle w:val="NormalTok"/>
        </w:rPr>
        <w:t xml:space="preserve"> </w:t>
      </w:r>
      <w:r>
        <w:rPr>
          <w:rStyle w:val="StringTok"/>
        </w:rPr>
        <w:t>"Age"</w:t>
      </w:r>
      <w:r>
        <w:rPr>
          <w:rStyle w:val="NormalTok"/>
        </w:rPr>
        <w:t>,</w:t>
      </w:r>
      <w:r>
        <w:br/>
      </w:r>
      <w:r>
        <w:rPr>
          <w:rStyle w:val="NormalTok"/>
        </w:rPr>
        <w:t xml:space="preserve">       </w:t>
      </w:r>
      <w:r>
        <w:rPr>
          <w:rStyle w:val="DataTypeTok"/>
        </w:rPr>
        <w:t>fill =</w:t>
      </w:r>
      <w:r>
        <w:rPr>
          <w:rStyle w:val="NormalTok"/>
        </w:rPr>
        <w:t xml:space="preserve"> </w:t>
      </w:r>
      <w:r>
        <w:rPr>
          <w:rStyle w:val="StringTok"/>
        </w:rPr>
        <w:t>"Political Party"</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"Box plot of Voting Frequency by Political Party and Age"</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"r</w:t>
      </w:r>
      <w:r w:rsidR="005B381E">
        <w:rPr>
          <w:rStyle w:val="StringTok"/>
        </w:rPr>
        <w:t>oyalblue</w:t>
      </w:r>
      <w:r>
        <w:rPr>
          <w:rStyle w:val="StringTok"/>
        </w:rPr>
        <w:t>"</w:t>
      </w:r>
      <w:r>
        <w:rPr>
          <w:rStyle w:val="NormalTok"/>
        </w:rPr>
        <w:t xml:space="preserve">, </w:t>
      </w:r>
      <w:r>
        <w:rPr>
          <w:rStyle w:val="StringTok"/>
        </w:rPr>
        <w:t>"r</w:t>
      </w:r>
      <w:r w:rsidR="005B381E">
        <w:rPr>
          <w:rStyle w:val="StringTok"/>
        </w:rPr>
        <w:t>ed</w:t>
      </w:r>
      <w:r>
        <w:rPr>
          <w:rStyle w:val="StringTok"/>
        </w:rPr>
        <w:t>"</w:t>
      </w:r>
      <w:r>
        <w:rPr>
          <w:rStyle w:val="NormalTok"/>
        </w:rPr>
        <w:t xml:space="preserve">)) </w:t>
      </w:r>
      <w:r>
        <w:rPr>
          <w:rStyle w:val="OperatorTok"/>
        </w:rPr>
        <w:t>+</w:t>
      </w:r>
      <w:r>
        <w:br/>
      </w:r>
      <w:r w:rsidR="005B381E" w:rsidRPr="005B381E">
        <w:rPr>
          <w:noProof/>
        </w:rPr>
        <w:drawing>
          <wp:anchor distT="0" distB="0" distL="114300" distR="114300" simplePos="0" relativeHeight="251687424" behindDoc="1" locked="0" layoutInCell="1" allowOverlap="1" wp14:anchorId="716C9FFB" wp14:editId="6921A2F0">
            <wp:simplePos x="0" y="0"/>
            <wp:positionH relativeFrom="column">
              <wp:posOffset>-737235</wp:posOffset>
            </wp:positionH>
            <wp:positionV relativeFrom="paragraph">
              <wp:posOffset>457200</wp:posOffset>
            </wp:positionV>
            <wp:extent cx="7410450" cy="4742180"/>
            <wp:effectExtent l="0" t="0" r="0" b="0"/>
            <wp:wrapTight wrapText="bothSides">
              <wp:wrapPolygon edited="0">
                <wp:start x="0" y="0"/>
                <wp:lineTo x="0" y="21519"/>
                <wp:lineTo x="21544" y="21519"/>
                <wp:lineTo x="2154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0450" cy="4742180"/>
                    </a:xfrm>
                    <a:prstGeom prst="rect">
                      <a:avLst/>
                    </a:prstGeom>
                  </pic:spPr>
                </pic:pic>
              </a:graphicData>
            </a:graphic>
            <wp14:sizeRelH relativeFrom="margin">
              <wp14:pctWidth>0</wp14:pctWidth>
            </wp14:sizeRelH>
            <wp14:sizeRelV relativeFrom="margin">
              <wp14:pctHeight>0</wp14:pctHeight>
            </wp14:sizeRelV>
          </wp:anchor>
        </w:drawing>
      </w:r>
      <w:r>
        <w:rPr>
          <w:rStyle w:val="StringTok"/>
        </w:rPr>
        <w:t xml:space="preserve">       </w:t>
      </w:r>
      <w:r>
        <w:rPr>
          <w:rStyle w:val="KeywordTok"/>
        </w:rPr>
        <w:t>theme_classic</w:t>
      </w:r>
      <w:r>
        <w:rPr>
          <w:rStyle w:val="NormalTok"/>
        </w:rPr>
        <w:t>()</w:t>
      </w:r>
    </w:p>
    <w:p w:rsidR="00C23444" w:rsidRDefault="00C23444">
      <w:pPr>
        <w:pStyle w:val="FirstParagraph"/>
      </w:pPr>
    </w:p>
    <w:p w:rsidR="00C23444" w:rsidRDefault="009A2D63">
      <w:pPr>
        <w:pStyle w:val="BodyText"/>
      </w:pPr>
      <w:r>
        <w:rPr>
          <w:b/>
        </w:rPr>
        <w:t>For people of different ages, what seem to be the reasons they do (or do not) vote?</w:t>
      </w:r>
    </w:p>
    <w:p w:rsidR="00DC2F0B" w:rsidRDefault="009A2D63">
      <w:pPr>
        <w:pStyle w:val="SourceCode"/>
        <w:rPr>
          <w:ins w:id="92" w:author="Sanne Smith" w:date="2021-02-20T19:35:00Z"/>
          <w:rStyle w:val="NormalTok"/>
        </w:rPr>
      </w:pPr>
      <w:r>
        <w:rPr>
          <w:rStyle w:val="CommentTok"/>
        </w:rPr>
        <w:t># Include all code required to generate your visualization here.</w:t>
      </w:r>
      <w:r>
        <w:br/>
      </w:r>
      <w:r>
        <w:rPr>
          <w:rStyle w:val="NormalTok"/>
        </w:rPr>
        <w:t>data &lt;-</w:t>
      </w:r>
      <w:r>
        <w:rPr>
          <w:rStyle w:val="StringTok"/>
        </w:rPr>
        <w:t xml:space="preserve"> </w:t>
      </w:r>
      <w:r>
        <w:rPr>
          <w:rStyle w:val="NormalTok"/>
        </w:rPr>
        <w:t xml:space="preserve">data </w:t>
      </w:r>
      <w:r>
        <w:rPr>
          <w:rStyle w:val="OperatorTok"/>
        </w:rPr>
        <w:t>%&gt;%</w:t>
      </w:r>
      <w:r>
        <w:br/>
      </w:r>
      <w:r>
        <w:rPr>
          <w:rStyle w:val="StringTok"/>
        </w:rPr>
        <w:t xml:space="preserve">  </w:t>
      </w:r>
      <w:r>
        <w:rPr>
          <w:rStyle w:val="KeywordTok"/>
        </w:rPr>
        <w:t>mutate</w:t>
      </w:r>
      <w:r>
        <w:rPr>
          <w:rStyle w:val="NormalTok"/>
        </w:rPr>
        <w:t>(</w:t>
      </w:r>
      <w:r>
        <w:rPr>
          <w:rStyle w:val="DataTypeTok"/>
        </w:rPr>
        <w:t>generation =</w:t>
      </w:r>
      <w:r>
        <w:rPr>
          <w:rStyle w:val="NormalTok"/>
        </w:rPr>
        <w:t xml:space="preserve"> </w:t>
      </w:r>
      <w:r>
        <w:rPr>
          <w:rStyle w:val="KeywordTok"/>
        </w:rPr>
        <w:t>case_when</w:t>
      </w:r>
      <w:r>
        <w:rPr>
          <w:rStyle w:val="NormalTok"/>
        </w:rPr>
        <w:t xml:space="preserve">(ppage </w:t>
      </w:r>
      <w:r>
        <w:rPr>
          <w:rStyle w:val="OperatorTok"/>
        </w:rPr>
        <w:t>%in%</w:t>
      </w:r>
      <w:r>
        <w:rPr>
          <w:rStyle w:val="StringTok"/>
        </w:rPr>
        <w:t xml:space="preserve"> </w:t>
      </w:r>
      <w:r>
        <w:rPr>
          <w:rStyle w:val="DecValTok"/>
        </w:rPr>
        <w:t>22</w:t>
      </w:r>
      <w:r>
        <w:rPr>
          <w:rStyle w:val="OperatorTok"/>
        </w:rPr>
        <w:t>:</w:t>
      </w:r>
      <w:r>
        <w:rPr>
          <w:rStyle w:val="DecValTok"/>
        </w:rPr>
        <w:t>25</w:t>
      </w:r>
      <w:r>
        <w:rPr>
          <w:rStyle w:val="NormalTok"/>
        </w:rPr>
        <w:t xml:space="preserve"> </w:t>
      </w:r>
      <w:r>
        <w:rPr>
          <w:rStyle w:val="OperatorTok"/>
        </w:rPr>
        <w:t>~</w:t>
      </w:r>
      <w:r>
        <w:rPr>
          <w:rStyle w:val="StringTok"/>
        </w:rPr>
        <w:t xml:space="preserve"> "Gen Z"</w:t>
      </w:r>
      <w:r>
        <w:rPr>
          <w:rStyle w:val="NormalTok"/>
        </w:rPr>
        <w:t>,</w:t>
      </w:r>
      <w:r>
        <w:br/>
      </w:r>
      <w:r>
        <w:rPr>
          <w:rStyle w:val="NormalTok"/>
        </w:rPr>
        <w:t xml:space="preserve">                   ppage </w:t>
      </w:r>
      <w:r>
        <w:rPr>
          <w:rStyle w:val="OperatorTok"/>
        </w:rPr>
        <w:t>%in%</w:t>
      </w:r>
      <w:r>
        <w:rPr>
          <w:rStyle w:val="StringTok"/>
        </w:rPr>
        <w:t xml:space="preserve"> </w:t>
      </w:r>
      <w:r>
        <w:rPr>
          <w:rStyle w:val="DecValTok"/>
        </w:rPr>
        <w:t>26</w:t>
      </w:r>
      <w:r>
        <w:rPr>
          <w:rStyle w:val="OperatorTok"/>
        </w:rPr>
        <w:t>:</w:t>
      </w:r>
      <w:r>
        <w:rPr>
          <w:rStyle w:val="DecValTok"/>
        </w:rPr>
        <w:t>40</w:t>
      </w:r>
      <w:r>
        <w:rPr>
          <w:rStyle w:val="NormalTok"/>
        </w:rPr>
        <w:t xml:space="preserve"> </w:t>
      </w:r>
      <w:r>
        <w:rPr>
          <w:rStyle w:val="OperatorTok"/>
        </w:rPr>
        <w:t>~</w:t>
      </w:r>
      <w:r>
        <w:rPr>
          <w:rStyle w:val="StringTok"/>
        </w:rPr>
        <w:t xml:space="preserve"> "Millenials"</w:t>
      </w:r>
      <w:r>
        <w:rPr>
          <w:rStyle w:val="NormalTok"/>
        </w:rPr>
        <w:t>,</w:t>
      </w:r>
      <w:r>
        <w:br/>
      </w:r>
      <w:r>
        <w:rPr>
          <w:rStyle w:val="NormalTok"/>
        </w:rPr>
        <w:t xml:space="preserve">                   ppage </w:t>
      </w:r>
      <w:r>
        <w:rPr>
          <w:rStyle w:val="OperatorTok"/>
        </w:rPr>
        <w:t>%in%</w:t>
      </w:r>
      <w:r>
        <w:rPr>
          <w:rStyle w:val="StringTok"/>
        </w:rPr>
        <w:t xml:space="preserve"> </w:t>
      </w:r>
      <w:r>
        <w:rPr>
          <w:rStyle w:val="DecValTok"/>
        </w:rPr>
        <w:t>41</w:t>
      </w:r>
      <w:r>
        <w:rPr>
          <w:rStyle w:val="OperatorTok"/>
        </w:rPr>
        <w:t>:</w:t>
      </w:r>
      <w:r>
        <w:rPr>
          <w:rStyle w:val="DecValTok"/>
        </w:rPr>
        <w:t>56</w:t>
      </w:r>
      <w:r>
        <w:rPr>
          <w:rStyle w:val="NormalTok"/>
        </w:rPr>
        <w:t xml:space="preserve"> </w:t>
      </w:r>
      <w:r>
        <w:rPr>
          <w:rStyle w:val="OperatorTok"/>
        </w:rPr>
        <w:t>~</w:t>
      </w:r>
      <w:r>
        <w:rPr>
          <w:rStyle w:val="StringTok"/>
        </w:rPr>
        <w:t xml:space="preserve"> "Gen X"</w:t>
      </w:r>
      <w:r>
        <w:rPr>
          <w:rStyle w:val="NormalTok"/>
        </w:rPr>
        <w:t>,</w:t>
      </w:r>
      <w:r>
        <w:br/>
      </w:r>
      <w:r>
        <w:rPr>
          <w:rStyle w:val="NormalTok"/>
        </w:rPr>
        <w:t xml:space="preserve">                   ppage </w:t>
      </w:r>
      <w:r>
        <w:rPr>
          <w:rStyle w:val="OperatorTok"/>
        </w:rPr>
        <w:t>%in%</w:t>
      </w:r>
      <w:r>
        <w:rPr>
          <w:rStyle w:val="StringTok"/>
        </w:rPr>
        <w:t xml:space="preserve"> </w:t>
      </w:r>
      <w:r>
        <w:rPr>
          <w:rStyle w:val="DecValTok"/>
        </w:rPr>
        <w:t>57</w:t>
      </w:r>
      <w:r>
        <w:rPr>
          <w:rStyle w:val="OperatorTok"/>
        </w:rPr>
        <w:t>:</w:t>
      </w:r>
      <w:r>
        <w:rPr>
          <w:rStyle w:val="DecValTok"/>
        </w:rPr>
        <w:t>75</w:t>
      </w:r>
      <w:r>
        <w:rPr>
          <w:rStyle w:val="NormalTok"/>
        </w:rPr>
        <w:t xml:space="preserve"> </w:t>
      </w:r>
      <w:r>
        <w:rPr>
          <w:rStyle w:val="OperatorTok"/>
        </w:rPr>
        <w:t>~</w:t>
      </w:r>
      <w:r>
        <w:rPr>
          <w:rStyle w:val="StringTok"/>
        </w:rPr>
        <w:t xml:space="preserve"> "Boomers"</w:t>
      </w:r>
      <w:r>
        <w:rPr>
          <w:rStyle w:val="NormalTok"/>
        </w:rPr>
        <w:t>,</w:t>
      </w:r>
      <w:r>
        <w:br/>
      </w:r>
      <w:r>
        <w:rPr>
          <w:rStyle w:val="NormalTok"/>
        </w:rPr>
        <w:t xml:space="preserve">                   ppage </w:t>
      </w:r>
      <w:r>
        <w:rPr>
          <w:rStyle w:val="OperatorTok"/>
        </w:rPr>
        <w:t>%in%</w:t>
      </w:r>
      <w:r>
        <w:rPr>
          <w:rStyle w:val="StringTok"/>
        </w:rPr>
        <w:t xml:space="preserve"> </w:t>
      </w:r>
      <w:r>
        <w:rPr>
          <w:rStyle w:val="DecValTok"/>
        </w:rPr>
        <w:t>76</w:t>
      </w:r>
      <w:r>
        <w:rPr>
          <w:rStyle w:val="OperatorTok"/>
        </w:rPr>
        <w:t>:</w:t>
      </w:r>
      <w:r>
        <w:rPr>
          <w:rStyle w:val="DecValTok"/>
        </w:rPr>
        <w:t>96</w:t>
      </w:r>
      <w:r>
        <w:rPr>
          <w:rStyle w:val="NormalTok"/>
        </w:rPr>
        <w:t xml:space="preserve"> </w:t>
      </w:r>
      <w:r>
        <w:rPr>
          <w:rStyle w:val="OperatorTok"/>
        </w:rPr>
        <w:t>~</w:t>
      </w:r>
      <w:r>
        <w:rPr>
          <w:rStyle w:val="StringTok"/>
        </w:rPr>
        <w:t xml:space="preserve"> "Post War"</w:t>
      </w:r>
      <w:r>
        <w:rPr>
          <w:rStyle w:val="NormalTok"/>
        </w:rPr>
        <w:t xml:space="preserve">)) </w:t>
      </w:r>
      <w:r>
        <w:br/>
      </w:r>
      <w:r>
        <w:rPr>
          <w:rStyle w:val="NormalTok"/>
        </w:rPr>
        <w:t xml:space="preserve">                   </w:t>
      </w:r>
    </w:p>
    <w:p w:rsidR="00DC2F0B" w:rsidRDefault="00DC2F0B">
      <w:pPr>
        <w:pStyle w:val="SourceCode"/>
        <w:rPr>
          <w:ins w:id="93" w:author="Sanne Smith" w:date="2021-02-20T19:35:00Z"/>
        </w:rPr>
      </w:pPr>
      <w:proofErr w:type="spellStart"/>
      <w:ins w:id="94" w:author="Sanne Smith" w:date="2021-02-20T19:35:00Z">
        <w:r>
          <w:t>Ooooh</w:t>
        </w:r>
        <w:proofErr w:type="spellEnd"/>
        <w:r>
          <w:t xml:space="preserve"> I like the use of %in% here. That makes the code really concise and clean looking.</w:t>
        </w:r>
      </w:ins>
    </w:p>
    <w:p w:rsidR="00C23444" w:rsidRDefault="009A2D63">
      <w:pPr>
        <w:pStyle w:val="SourceCode"/>
      </w:pPr>
      <w:r>
        <w:br/>
      </w:r>
      <w:r>
        <w:rPr>
          <w:rStyle w:val="KeywordTok"/>
        </w:rPr>
        <w:t>table</w:t>
      </w:r>
      <w:r>
        <w:rPr>
          <w:rStyle w:val="NormalTok"/>
        </w:rPr>
        <w:t>(data</w:t>
      </w:r>
      <w:r>
        <w:rPr>
          <w:rStyle w:val="OperatorTok"/>
        </w:rPr>
        <w:t>$</w:t>
      </w:r>
      <w:r>
        <w:rPr>
          <w:rStyle w:val="NormalTok"/>
        </w:rPr>
        <w:t>generation)</w:t>
      </w:r>
    </w:p>
    <w:p w:rsidR="00C23444" w:rsidRDefault="009A2D63">
      <w:pPr>
        <w:pStyle w:val="SourceCode"/>
      </w:pPr>
      <w:r>
        <w:rPr>
          <w:rStyle w:val="VerbatimChar"/>
        </w:rPr>
        <w:t xml:space="preserve">## </w:t>
      </w:r>
      <w:r>
        <w:br/>
      </w:r>
      <w:r>
        <w:rPr>
          <w:rStyle w:val="VerbatimChar"/>
        </w:rPr>
        <w:t xml:space="preserve">##    Boomers      Gen X      Gen Z Millenials   Post War </w:t>
      </w:r>
      <w:r>
        <w:br/>
      </w:r>
      <w:r>
        <w:rPr>
          <w:rStyle w:val="VerbatimChar"/>
        </w:rPr>
        <w:t>##      10794       5734       1737       7621       1231</w:t>
      </w:r>
    </w:p>
    <w:p w:rsidR="00DC2F0B" w:rsidRDefault="009A2D63">
      <w:pPr>
        <w:pStyle w:val="SourceCode"/>
        <w:rPr>
          <w:ins w:id="95" w:author="Sanne Smith" w:date="2021-02-20T19:35:00Z"/>
          <w:rStyle w:val="NormalTok"/>
        </w:rPr>
      </w:pPr>
      <w:r>
        <w:rPr>
          <w:rStyle w:val="CommentTok"/>
        </w:rPr>
        <w:t># set factor levels in logical order</w:t>
      </w:r>
      <w:r>
        <w:br/>
      </w:r>
      <w:r>
        <w:rPr>
          <w:rStyle w:val="NormalTok"/>
        </w:rPr>
        <w:t>data</w:t>
      </w:r>
      <w:r>
        <w:rPr>
          <w:rStyle w:val="OperatorTok"/>
        </w:rPr>
        <w:t>$</w:t>
      </w:r>
      <w:r>
        <w:rPr>
          <w:rStyle w:val="NormalTok"/>
        </w:rPr>
        <w:t>generation &lt;-</w:t>
      </w:r>
      <w:r>
        <w:rPr>
          <w:rStyle w:val="StringTok"/>
        </w:rPr>
        <w:t xml:space="preserve"> </w:t>
      </w:r>
      <w:r>
        <w:rPr>
          <w:rStyle w:val="KeywordTok"/>
        </w:rPr>
        <w:t>factor</w:t>
      </w:r>
      <w:r>
        <w:rPr>
          <w:rStyle w:val="NormalTok"/>
        </w:rPr>
        <w:t>(data</w:t>
      </w:r>
      <w:r>
        <w:rPr>
          <w:rStyle w:val="OperatorTok"/>
        </w:rPr>
        <w:t>$</w:t>
      </w:r>
      <w:r>
        <w:rPr>
          <w:rStyle w:val="NormalTok"/>
        </w:rPr>
        <w:t xml:space="preserve">generation, </w:t>
      </w:r>
      <w:r>
        <w:rPr>
          <w:rStyle w:val="DataTypeTok"/>
        </w:rPr>
        <w:t>levels =</w:t>
      </w:r>
      <w:r>
        <w:rPr>
          <w:rStyle w:val="NormalTok"/>
        </w:rPr>
        <w:t xml:space="preserve"> </w:t>
      </w:r>
      <w:r>
        <w:rPr>
          <w:rStyle w:val="KeywordTok"/>
        </w:rPr>
        <w:t>c</w:t>
      </w:r>
      <w:r>
        <w:rPr>
          <w:rStyle w:val="NormalTok"/>
        </w:rPr>
        <w:t>(</w:t>
      </w:r>
      <w:r>
        <w:rPr>
          <w:rStyle w:val="StringTok"/>
        </w:rPr>
        <w:t>"Gen Z"</w:t>
      </w:r>
      <w:r>
        <w:rPr>
          <w:rStyle w:val="NormalTok"/>
        </w:rPr>
        <w:t xml:space="preserve">, </w:t>
      </w:r>
      <w:r>
        <w:rPr>
          <w:rStyle w:val="StringTok"/>
        </w:rPr>
        <w:t>"Millenials"</w:t>
      </w:r>
      <w:r>
        <w:rPr>
          <w:rStyle w:val="NormalTok"/>
        </w:rPr>
        <w:t xml:space="preserve">, </w:t>
      </w:r>
      <w:r>
        <w:rPr>
          <w:rStyle w:val="StringTok"/>
        </w:rPr>
        <w:t>"Gen X"</w:t>
      </w:r>
      <w:r>
        <w:rPr>
          <w:rStyle w:val="NormalTok"/>
        </w:rPr>
        <w:t xml:space="preserve">, </w:t>
      </w:r>
      <w:r>
        <w:rPr>
          <w:rStyle w:val="StringTok"/>
        </w:rPr>
        <w:t>"Boomers"</w:t>
      </w:r>
      <w:r>
        <w:rPr>
          <w:rStyle w:val="NormalTok"/>
        </w:rPr>
        <w:t xml:space="preserve">, </w:t>
      </w:r>
      <w:r>
        <w:rPr>
          <w:rStyle w:val="StringTok"/>
        </w:rPr>
        <w:t>"Post War"</w:t>
      </w:r>
      <w:r>
        <w:rPr>
          <w:rStyle w:val="NormalTok"/>
        </w:rPr>
        <w:t>))</w:t>
      </w:r>
      <w:r>
        <w:br/>
      </w:r>
      <w:r>
        <w:br/>
      </w:r>
      <w:r>
        <w:br/>
      </w:r>
      <w:r>
        <w:br/>
      </w:r>
      <w:r>
        <w:br/>
      </w:r>
      <w:r>
        <w:rPr>
          <w:rStyle w:val="CommentTok"/>
        </w:rPr>
        <w:t xml:space="preserve"># I'm going to need to pivot here! </w:t>
      </w:r>
      <w:r>
        <w:br/>
      </w:r>
      <w:r>
        <w:rPr>
          <w:rStyle w:val="NormalTok"/>
        </w:rPr>
        <w:t>data_why_vote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pivot_longer</w:t>
      </w:r>
      <w:r>
        <w:rPr>
          <w:rStyle w:val="NormalTok"/>
        </w:rPr>
        <w:t>(</w:t>
      </w:r>
      <w:r>
        <w:rPr>
          <w:rStyle w:val="DataTypeTok"/>
        </w:rPr>
        <w:t>names_to =</w:t>
      </w:r>
      <w:r>
        <w:rPr>
          <w:rStyle w:val="NormalTok"/>
        </w:rPr>
        <w:t xml:space="preserve"> </w:t>
      </w:r>
      <w:r>
        <w:rPr>
          <w:rStyle w:val="StringTok"/>
        </w:rPr>
        <w:t>"qs"</w:t>
      </w:r>
      <w:r>
        <w:rPr>
          <w:rStyle w:val="NormalTok"/>
        </w:rPr>
        <w:t>,</w:t>
      </w:r>
      <w:r>
        <w:br/>
      </w:r>
      <w:r>
        <w:rPr>
          <w:rStyle w:val="NormalTok"/>
        </w:rPr>
        <w:t xml:space="preserve">               </w:t>
      </w:r>
      <w:r>
        <w:rPr>
          <w:rStyle w:val="DataTypeTok"/>
        </w:rPr>
        <w:t>values_to =</w:t>
      </w:r>
      <w:r>
        <w:rPr>
          <w:rStyle w:val="NormalTok"/>
        </w:rPr>
        <w:t xml:space="preserve"> </w:t>
      </w:r>
      <w:r>
        <w:rPr>
          <w:rStyle w:val="StringTok"/>
        </w:rPr>
        <w:t>"answers"</w:t>
      </w:r>
      <w:r>
        <w:rPr>
          <w:rStyle w:val="NormalTok"/>
        </w:rPr>
        <w:t xml:space="preserve">, </w:t>
      </w:r>
      <w:r>
        <w:br/>
      </w:r>
      <w:r>
        <w:rPr>
          <w:rStyle w:val="NormalTok"/>
        </w:rPr>
        <w:t xml:space="preserve">               </w:t>
      </w:r>
      <w:r>
        <w:rPr>
          <w:rStyle w:val="DataTypeTok"/>
        </w:rPr>
        <w:t>cols =</w:t>
      </w:r>
      <w:r>
        <w:rPr>
          <w:rStyle w:val="NormalTok"/>
        </w:rPr>
        <w:t xml:space="preserve"> </w:t>
      </w:r>
      <w:r>
        <w:rPr>
          <w:rStyle w:val="KeywordTok"/>
        </w:rPr>
        <w:t>starts_with</w:t>
      </w:r>
      <w:r>
        <w:rPr>
          <w:rStyle w:val="NormalTok"/>
        </w:rPr>
        <w:t>(</w:t>
      </w:r>
      <w:r>
        <w:rPr>
          <w:rStyle w:val="StringTok"/>
        </w:rPr>
        <w:t>"why_do_you_vote"</w:t>
      </w:r>
      <w:r>
        <w:rPr>
          <w:rStyle w:val="NormalTok"/>
        </w:rPr>
        <w:t xml:space="preserve">)) </w:t>
      </w:r>
    </w:p>
    <w:p w:rsidR="00DC2F0B" w:rsidRDefault="00DC2F0B">
      <w:pPr>
        <w:pStyle w:val="SourceCode"/>
        <w:rPr>
          <w:ins w:id="96" w:author="Sanne Smith" w:date="2021-02-20T19:35:00Z"/>
        </w:rPr>
      </w:pPr>
    </w:p>
    <w:p w:rsidR="00C23444" w:rsidRDefault="00DC2F0B">
      <w:pPr>
        <w:pStyle w:val="SourceCode"/>
      </w:pPr>
      <w:ins w:id="97" w:author="Sanne Smith" w:date="2021-02-20T19:35:00Z">
        <w:r>
          <w:t xml:space="preserve">Ah you are ahead of the course here. </w:t>
        </w:r>
      </w:ins>
      <w:ins w:id="98" w:author="Sanne Smith" w:date="2021-02-20T19:36:00Z">
        <w:r>
          <w:t xml:space="preserve">We didn’t expect you to know about this and would have been fine with you focusing on a particular reason. Kudos for figuring this out. </w:t>
        </w:r>
      </w:ins>
      <w:r w:rsidR="009A2D63">
        <w:br/>
      </w:r>
      <w:r w:rsidR="009A2D63">
        <w:rPr>
          <w:rStyle w:val="CommentTok"/>
        </w:rPr>
        <w:t>#checking</w:t>
      </w:r>
      <w:r w:rsidR="009A2D63">
        <w:br/>
      </w:r>
      <w:r w:rsidR="009A2D63">
        <w:rPr>
          <w:rStyle w:val="KeywordTok"/>
        </w:rPr>
        <w:t>head</w:t>
      </w:r>
      <w:r w:rsidR="009A2D63">
        <w:rPr>
          <w:rStyle w:val="NormalTok"/>
        </w:rPr>
        <w:t>(</w:t>
      </w:r>
      <w:proofErr w:type="spellStart"/>
      <w:r w:rsidR="009A2D63">
        <w:rPr>
          <w:rStyle w:val="NormalTok"/>
        </w:rPr>
        <w:t>data_why_vote</w:t>
      </w:r>
      <w:r w:rsidR="009A2D63">
        <w:rPr>
          <w:rStyle w:val="OperatorTok"/>
        </w:rPr>
        <w:t>$</w:t>
      </w:r>
      <w:r w:rsidR="009A2D63">
        <w:rPr>
          <w:rStyle w:val="NormalTok"/>
        </w:rPr>
        <w:t>qs</w:t>
      </w:r>
      <w:proofErr w:type="spellEnd"/>
      <w:r w:rsidR="009A2D63">
        <w:rPr>
          <w:rStyle w:val="NormalTok"/>
        </w:rPr>
        <w:t>)</w:t>
      </w:r>
    </w:p>
    <w:p w:rsidR="00C23444" w:rsidRDefault="009A2D63">
      <w:pPr>
        <w:pStyle w:val="SourceCode"/>
      </w:pPr>
      <w:r>
        <w:rPr>
          <w:rStyle w:val="VerbatimChar"/>
        </w:rPr>
        <w:t>## [1] "why_do_you_vote_1" "why_do_you_vote_2" "why_do_you_vote_3"</w:t>
      </w:r>
      <w:r>
        <w:br/>
      </w:r>
      <w:r>
        <w:rPr>
          <w:rStyle w:val="VerbatimChar"/>
        </w:rPr>
        <w:t>## [4] "why_do_you_vote_4" "why_do_you_vote_5" "why_do_you_vote_6"</w:t>
      </w:r>
    </w:p>
    <w:p w:rsidR="00C23444" w:rsidRDefault="009A2D63">
      <w:pPr>
        <w:pStyle w:val="SourceCode"/>
      </w:pPr>
      <w:r>
        <w:rPr>
          <w:rStyle w:val="KeywordTok"/>
        </w:rPr>
        <w:t>head</w:t>
      </w:r>
      <w:r>
        <w:rPr>
          <w:rStyle w:val="NormalTok"/>
        </w:rPr>
        <w:t>(data_why_vote</w:t>
      </w:r>
      <w:r>
        <w:rPr>
          <w:rStyle w:val="OperatorTok"/>
        </w:rPr>
        <w:t>$</w:t>
      </w:r>
      <w:r>
        <w:rPr>
          <w:rStyle w:val="NormalTok"/>
        </w:rPr>
        <w:t>answers)</w:t>
      </w:r>
    </w:p>
    <w:p w:rsidR="00C23444" w:rsidRDefault="009A2D63">
      <w:pPr>
        <w:pStyle w:val="SourceCode"/>
      </w:pPr>
      <w:r>
        <w:rPr>
          <w:rStyle w:val="VerbatimChar"/>
        </w:rPr>
        <w:t>## [1] 0 0 0 0 0 0</w:t>
      </w:r>
    </w:p>
    <w:p w:rsidR="00C23444" w:rsidRDefault="009A2D63">
      <w:pPr>
        <w:pStyle w:val="SourceCode"/>
      </w:pPr>
      <w:r>
        <w:rPr>
          <w:rStyle w:val="CommentTok"/>
        </w:rPr>
        <w:t>#Need to create means</w:t>
      </w:r>
      <w:r>
        <w:br/>
      </w:r>
      <w:r>
        <w:rPr>
          <w:rStyle w:val="NormalTok"/>
        </w:rPr>
        <w:t>voters &lt;-</w:t>
      </w:r>
      <w:r>
        <w:rPr>
          <w:rStyle w:val="StringTok"/>
        </w:rPr>
        <w:t xml:space="preserve"> </w:t>
      </w:r>
      <w:r>
        <w:rPr>
          <w:rStyle w:val="NormalTok"/>
        </w:rPr>
        <w:t xml:space="preserve">data_why_vote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(generation, qs) </w:t>
      </w:r>
      <w:r>
        <w:rPr>
          <w:rStyle w:val="OperatorTok"/>
        </w:rPr>
        <w:t>%&gt;%</w:t>
      </w:r>
      <w:r>
        <w:rPr>
          <w:rStyle w:val="StringTok"/>
        </w:rPr>
        <w:t xml:space="preserve"> </w:t>
      </w:r>
      <w:r>
        <w:br/>
      </w:r>
      <w:r>
        <w:rPr>
          <w:rStyle w:val="StringTok"/>
        </w:rPr>
        <w:lastRenderedPageBreak/>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(answers, </w:t>
      </w:r>
      <w:r>
        <w:rPr>
          <w:rStyle w:val="DataTypeTok"/>
        </w:rPr>
        <w:t>na.rm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(qs, mean), </w:t>
      </w:r>
      <w:r>
        <w:rPr>
          <w:rStyle w:val="DataTypeTok"/>
        </w:rPr>
        <w:t>y =</w:t>
      </w:r>
      <w:r>
        <w:rPr>
          <w:rStyle w:val="NormalTok"/>
        </w:rPr>
        <w:t xml:space="preserve"> mean, </w:t>
      </w:r>
      <w:r>
        <w:rPr>
          <w:rStyle w:val="DataTypeTok"/>
        </w:rPr>
        <w:t>fill =</w:t>
      </w:r>
      <w:r>
        <w:rPr>
          <w:rStyle w:val="NormalTok"/>
        </w:rPr>
        <w:t xml:space="preserve"> generation))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"Other reason"</w:t>
      </w:r>
      <w:r>
        <w:rPr>
          <w:rStyle w:val="NormalTok"/>
        </w:rPr>
        <w:t xml:space="preserve">, </w:t>
      </w:r>
      <w:r>
        <w:rPr>
          <w:rStyle w:val="StringTok"/>
        </w:rPr>
        <w:t>"Voting is easy"</w:t>
      </w:r>
      <w:r>
        <w:rPr>
          <w:rStyle w:val="NormalTok"/>
        </w:rPr>
        <w:t xml:space="preserve">, </w:t>
      </w:r>
      <w:r>
        <w:rPr>
          <w:rStyle w:val="StringTok"/>
        </w:rPr>
        <w:t>"Enjoy voting"</w:t>
      </w:r>
      <w:r>
        <w:rPr>
          <w:rStyle w:val="NormalTok"/>
        </w:rPr>
        <w:t xml:space="preserve">, </w:t>
      </w:r>
      <w:r>
        <w:br/>
      </w:r>
      <w:r>
        <w:rPr>
          <w:rStyle w:val="NormalTok"/>
        </w:rPr>
        <w:t xml:space="preserve">                              </w:t>
      </w:r>
      <w:r>
        <w:rPr>
          <w:rStyle w:val="StringTok"/>
        </w:rPr>
        <w:t>"Specific issue"</w:t>
      </w:r>
      <w:r>
        <w:rPr>
          <w:rStyle w:val="NormalTok"/>
        </w:rPr>
        <w:t xml:space="preserve">, </w:t>
      </w:r>
      <w:r>
        <w:rPr>
          <w:rStyle w:val="StringTok"/>
        </w:rPr>
        <w:t>"Partisanship"</w:t>
      </w:r>
      <w:r>
        <w:rPr>
          <w:rStyle w:val="NormalTok"/>
        </w:rPr>
        <w:t xml:space="preserve">, </w:t>
      </w:r>
      <w:r>
        <w:rPr>
          <w:rStyle w:val="StringTok"/>
        </w:rPr>
        <w:t>"Disliked candidates"</w:t>
      </w:r>
      <w:r>
        <w:rPr>
          <w:rStyle w:val="NormalTok"/>
        </w:rPr>
        <w:t xml:space="preserve">, </w:t>
      </w:r>
      <w:r>
        <w:br/>
      </w:r>
      <w:r>
        <w:rPr>
          <w:rStyle w:val="NormalTok"/>
        </w:rPr>
        <w:t xml:space="preserve">                              </w:t>
      </w:r>
      <w:r>
        <w:rPr>
          <w:rStyle w:val="StringTok"/>
        </w:rPr>
        <w:t>"Liked candidate"</w:t>
      </w:r>
      <w:r>
        <w:rPr>
          <w:rStyle w:val="NormalTok"/>
        </w:rPr>
        <w:t xml:space="preserve">, </w:t>
      </w:r>
      <w:r>
        <w:rPr>
          <w:rStyle w:val="StringTok"/>
        </w:rPr>
        <w:t>"Civic duty"</w:t>
      </w:r>
      <w:r>
        <w:rPr>
          <w:rStyle w:val="NormalTok"/>
        </w:rPr>
        <w:t xml:space="preserve">))  </w:t>
      </w:r>
      <w:r>
        <w:rPr>
          <w:rStyle w:val="OperatorTok"/>
        </w:rPr>
        <w:t>+</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"Why do you vote? </w:t>
      </w:r>
      <w:r>
        <w:rPr>
          <w:rStyle w:val="CharTok"/>
        </w:rPr>
        <w:t>\n</w:t>
      </w:r>
      <w:r>
        <w:rPr>
          <w:rStyle w:val="StringTok"/>
        </w:rPr>
        <w:t>Choose all that apply."</w:t>
      </w:r>
      <w:r>
        <w:rPr>
          <w:rStyle w:val="NormalTok"/>
        </w:rPr>
        <w:t>,</w:t>
      </w:r>
      <w:r>
        <w:br/>
      </w:r>
      <w:r>
        <w:rPr>
          <w:rStyle w:val="NormalTok"/>
        </w:rPr>
        <w:t xml:space="preserve">       </w:t>
      </w:r>
      <w:r>
        <w:rPr>
          <w:rStyle w:val="DataTypeTok"/>
        </w:rPr>
        <w:t>y =</w:t>
      </w:r>
      <w:r>
        <w:rPr>
          <w:rStyle w:val="NormalTok"/>
        </w:rPr>
        <w:t xml:space="preserve"> </w:t>
      </w:r>
      <w:r>
        <w:rPr>
          <w:rStyle w:val="StringTok"/>
        </w:rPr>
        <w:t>"Percent of Voters Endorsing This Reason"</w:t>
      </w:r>
      <w:r>
        <w:rPr>
          <w:rStyle w:val="NormalTok"/>
        </w:rPr>
        <w:t>,</w:t>
      </w:r>
      <w:r>
        <w:br/>
      </w:r>
      <w:r>
        <w:rPr>
          <w:rStyle w:val="NormalTok"/>
        </w:rPr>
        <w:t xml:space="preserve">       </w:t>
      </w:r>
      <w:r>
        <w:rPr>
          <w:rStyle w:val="DataTypeTok"/>
        </w:rPr>
        <w:t>x =</w:t>
      </w:r>
      <w:r>
        <w:rPr>
          <w:rStyle w:val="NormalTok"/>
        </w:rPr>
        <w:t xml:space="preserve"> </w:t>
      </w:r>
      <w:r>
        <w:rPr>
          <w:rStyle w:val="StringTok"/>
        </w:rPr>
        <w:t>""</w:t>
      </w:r>
      <w:r>
        <w:rPr>
          <w:rStyle w:val="NormalTok"/>
        </w:rPr>
        <w:t>,</w:t>
      </w:r>
      <w:r>
        <w:br/>
      </w:r>
      <w:r>
        <w:rPr>
          <w:rStyle w:val="NormalTok"/>
        </w:rPr>
        <w:t xml:space="preserve">       </w:t>
      </w:r>
      <w:r>
        <w:rPr>
          <w:rStyle w:val="DataTypeTok"/>
        </w:rPr>
        <w:t>fill =</w:t>
      </w:r>
      <w:r>
        <w:rPr>
          <w:rStyle w:val="NormalTok"/>
        </w:rPr>
        <w:t xml:space="preserve"> </w:t>
      </w:r>
      <w:r>
        <w:rPr>
          <w:rStyle w:val="StringTok"/>
        </w:rPr>
        <w:t>"Generation"</w:t>
      </w:r>
      <w:r>
        <w:rPr>
          <w:rStyle w:val="NormalTok"/>
        </w:rPr>
        <w:t>)</w:t>
      </w:r>
    </w:p>
    <w:p w:rsidR="00C23444" w:rsidRDefault="009A2D63">
      <w:pPr>
        <w:pStyle w:val="SourceCode"/>
      </w:pPr>
      <w:r>
        <w:rPr>
          <w:rStyle w:val="VerbatimChar"/>
        </w:rPr>
        <w:t>## `summarise()` regrouping output by 'generation' (override with `.groups` argument)</w:t>
      </w:r>
    </w:p>
    <w:p w:rsidR="00C23444" w:rsidRDefault="009A2D63">
      <w:pPr>
        <w:pStyle w:val="SourceCode"/>
      </w:pPr>
      <w:r>
        <w:rPr>
          <w:rStyle w:val="NormalTok"/>
        </w:rPr>
        <w:t>voters</w:t>
      </w:r>
    </w:p>
    <w:p w:rsidR="00C23444" w:rsidRDefault="009A2D63">
      <w:pPr>
        <w:pStyle w:val="FirstParagraph"/>
      </w:pPr>
      <w:r>
        <w:rPr>
          <w:noProof/>
        </w:rPr>
        <w:drawing>
          <wp:inline distT="0" distB="0" distL="0" distR="0" wp14:anchorId="273B9C3F" wp14:editId="52BA7215">
            <wp:extent cx="5581650" cy="438626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2_Template_files/figure-docx/reasons_age-1.png"/>
                    <pic:cNvPicPr>
                      <a:picLocks noChangeAspect="1" noChangeArrowheads="1"/>
                    </pic:cNvPicPr>
                  </pic:nvPicPr>
                  <pic:blipFill>
                    <a:blip r:embed="rId16"/>
                    <a:stretch>
                      <a:fillRect/>
                    </a:stretch>
                  </pic:blipFill>
                  <pic:spPr bwMode="auto">
                    <a:xfrm>
                      <a:off x="0" y="0"/>
                      <a:ext cx="5622677" cy="4418503"/>
                    </a:xfrm>
                    <a:prstGeom prst="rect">
                      <a:avLst/>
                    </a:prstGeom>
                    <a:noFill/>
                    <a:ln w="9525">
                      <a:noFill/>
                      <a:headEnd/>
                      <a:tailEnd/>
                    </a:ln>
                  </pic:spPr>
                </pic:pic>
              </a:graphicData>
            </a:graphic>
          </wp:inline>
        </w:drawing>
      </w:r>
    </w:p>
    <w:p w:rsidR="00DC2F0B" w:rsidRDefault="009A2D63">
      <w:pPr>
        <w:pStyle w:val="SourceCode"/>
        <w:rPr>
          <w:ins w:id="99" w:author="Sanne Smith" w:date="2021-02-20T19:37:00Z"/>
        </w:rPr>
      </w:pPr>
      <w:r>
        <w:rPr>
          <w:rStyle w:val="NormalTok"/>
        </w:rPr>
        <w:t xml:space="preserve"> </w:t>
      </w:r>
      <w:r>
        <w:rPr>
          <w:rStyle w:val="CommentTok"/>
        </w:rPr>
        <w:t># I can't figure out how to remove NA</w:t>
      </w:r>
      <w:r w:rsidR="00E3658F">
        <w:rPr>
          <w:rStyle w:val="CommentTok"/>
        </w:rPr>
        <w:t xml:space="preserve">!!!!!!!!! Why!!!! </w:t>
      </w:r>
      <w:r w:rsidR="000553C0">
        <w:rPr>
          <w:rStyle w:val="CommentTok"/>
        </w:rPr>
        <w:t xml:space="preserve">I don’t get why when I get rid of the weird symbols attached to </w:t>
      </w:r>
      <w:r w:rsidR="005B381E">
        <w:rPr>
          <w:rStyle w:val="CommentTok"/>
        </w:rPr>
        <w:t>forty,</w:t>
      </w:r>
      <w:r w:rsidR="000553C0">
        <w:rPr>
          <w:rStyle w:val="CommentTok"/>
        </w:rPr>
        <w:t xml:space="preserve"> I suddenly have an NA</w:t>
      </w:r>
      <w:r w:rsidR="005B381E">
        <w:rPr>
          <w:rStyle w:val="CommentTok"/>
        </w:rPr>
        <w:t xml:space="preserve"> when I didn’t before</w:t>
      </w:r>
      <w:r w:rsidR="000553C0">
        <w:rPr>
          <w:rStyle w:val="CommentTok"/>
        </w:rPr>
        <w:t>?</w:t>
      </w:r>
      <w:r w:rsidR="005B381E">
        <w:rPr>
          <w:rStyle w:val="CommentTok"/>
        </w:rPr>
        <w:t xml:space="preserve"> It must be introduced via coercion, but even when I try to </w:t>
      </w:r>
      <w:proofErr w:type="spellStart"/>
      <w:r w:rsidR="005B381E">
        <w:rPr>
          <w:rStyle w:val="CommentTok"/>
        </w:rPr>
        <w:t>na.omit</w:t>
      </w:r>
      <w:proofErr w:type="spellEnd"/>
      <w:r w:rsidR="005B381E">
        <w:rPr>
          <w:rStyle w:val="CommentTok"/>
        </w:rPr>
        <w:t>, it doesn’t work</w:t>
      </w:r>
      <w:r w:rsidR="000553C0">
        <w:rPr>
          <w:rStyle w:val="CommentTok"/>
        </w:rPr>
        <w:t>. It has to be something with the strings.</w:t>
      </w:r>
      <w:r>
        <w:rPr>
          <w:rStyle w:val="CommentTok"/>
        </w:rPr>
        <w:t xml:space="preserve"> </w:t>
      </w:r>
      <w:r w:rsidR="005B381E">
        <w:rPr>
          <w:rStyle w:val="CommentTok"/>
        </w:rPr>
        <w:t>There’s lik</w:t>
      </w:r>
      <w:r w:rsidR="005B381E">
        <w:rPr>
          <w:rStyle w:val="CommentTok"/>
        </w:rPr>
        <w:lastRenderedPageBreak/>
        <w:t>e maybe 4 NAs.</w:t>
      </w:r>
      <w:r>
        <w:rPr>
          <w:rStyle w:val="CommentTok"/>
        </w:rPr>
        <w:t xml:space="preserve">    </w:t>
      </w:r>
      <w:r>
        <w:br/>
      </w:r>
    </w:p>
    <w:p w:rsidR="00DC2F0B" w:rsidRDefault="00DC2F0B">
      <w:pPr>
        <w:pStyle w:val="SourceCode"/>
        <w:rPr>
          <w:ins w:id="100" w:author="Sanne Smith" w:date="2021-02-20T19:41:00Z"/>
          <w:rStyle w:val="StringTok"/>
        </w:rPr>
      </w:pPr>
      <w:ins w:id="101" w:author="Sanne Smith" w:date="2021-02-20T19:37:00Z">
        <w:r>
          <w:t xml:space="preserve">I suspect reading the data with </w:t>
        </w:r>
        <w:proofErr w:type="spellStart"/>
        <w:r>
          <w:t>read,</w:t>
        </w:r>
      </w:ins>
      <w:ins w:id="102" w:author="Sanne Smith" w:date="2021-02-20T19:38:00Z">
        <w:r>
          <w:t>csv</w:t>
        </w:r>
        <w:proofErr w:type="spellEnd"/>
        <w:r>
          <w:t xml:space="preserve"> instead of </w:t>
        </w:r>
        <w:proofErr w:type="spellStart"/>
        <w:r>
          <w:t>read_csv</w:t>
        </w:r>
        <w:proofErr w:type="spellEnd"/>
        <w:r>
          <w:t xml:space="preserve"> messed things up,. With </w:t>
        </w:r>
        <w:proofErr w:type="spellStart"/>
        <w:r>
          <w:t>read_csbv</w:t>
        </w:r>
        <w:proofErr w:type="spellEnd"/>
        <w:r>
          <w:t xml:space="preserve"> the forty values will be double quoted “40” which you then have to mutate to 40 (as numeric, not character.</w:t>
        </w:r>
      </w:ins>
      <w:ins w:id="103" w:author="Sanne Smith" w:date="2021-02-20T19:39:00Z">
        <w:r>
          <w:t xml:space="preserve">  </w:t>
        </w:r>
      </w:ins>
      <w:ins w:id="104" w:author="Sanne Smith" w:date="2021-02-20T19:40:00Z">
        <w:r>
          <w:t xml:space="preserve">For you it showed up as </w:t>
        </w:r>
        <w:r>
          <w:rPr>
            <w:rStyle w:val="StringTok"/>
          </w:rPr>
          <w:t>"â€œ40â€\u009d" whic</w:t>
        </w:r>
      </w:ins>
      <w:ins w:id="105" w:author="Sanne Smith" w:date="2021-02-20T19:41:00Z">
        <w:r>
          <w:rPr>
            <w:rStyle w:val="StringTok"/>
          </w:rPr>
          <w:t>h seems not to be the literal character value, but to be an encoding issue.</w:t>
        </w:r>
      </w:ins>
    </w:p>
    <w:p w:rsidR="00DC2F0B" w:rsidRDefault="00DC2F0B">
      <w:pPr>
        <w:pStyle w:val="SourceCode"/>
        <w:rPr>
          <w:ins w:id="106" w:author="Sanne Smith" w:date="2021-02-20T19:41:00Z"/>
          <w:rStyle w:val="StringTok"/>
        </w:rPr>
      </w:pPr>
    </w:p>
    <w:p w:rsidR="00DC2F0B" w:rsidRPr="000935CA" w:rsidRDefault="00DC2F0B">
      <w:pPr>
        <w:pStyle w:val="SourceCode"/>
        <w:rPr>
          <w:ins w:id="107" w:author="Sanne Smith" w:date="2021-02-20T19:41:00Z"/>
          <w:rFonts w:ascii="Consolas" w:hAnsi="Consolas"/>
          <w:color w:val="4E9A06"/>
          <w:sz w:val="22"/>
          <w:shd w:val="clear" w:color="auto" w:fill="F8F8F8"/>
          <w:rPrChange w:id="108" w:author="Sanne Smith" w:date="2021-02-20T21:18:00Z">
            <w:rPr>
              <w:ins w:id="109" w:author="Sanne Smith" w:date="2021-02-20T19:41:00Z"/>
            </w:rPr>
          </w:rPrChange>
        </w:rPr>
      </w:pPr>
      <w:ins w:id="110" w:author="Sanne Smith" w:date="2021-02-20T19:41:00Z">
        <w:r>
          <w:rPr>
            <w:rStyle w:val="StringTok"/>
          </w:rPr>
          <w:t xml:space="preserve">Avoid read.csv. It just </w:t>
        </w:r>
      </w:ins>
      <w:ins w:id="111" w:author="Sanne Smith" w:date="2021-02-20T19:42:00Z">
        <w:r>
          <w:rPr>
            <w:rStyle w:val="StringTok"/>
          </w:rPr>
          <w:t xml:space="preserve">does </w:t>
        </w:r>
      </w:ins>
      <w:ins w:id="112" w:author="Sanne Smith" w:date="2021-02-20T19:41:00Z">
        <w:r>
          <w:rPr>
            <w:rStyle w:val="StringTok"/>
          </w:rPr>
          <w:t>w</w:t>
        </w:r>
      </w:ins>
      <w:ins w:id="113" w:author="Sanne Smith" w:date="2021-02-20T19:42:00Z">
        <w:r>
          <w:rPr>
            <w:rStyle w:val="StringTok"/>
          </w:rPr>
          <w:t>eird things!</w:t>
        </w:r>
      </w:ins>
      <w:ins w:id="114" w:author="Sanne Smith" w:date="2021-02-20T19:41:00Z">
        <w:r>
          <w:rPr>
            <w:rStyle w:val="StringTok"/>
          </w:rPr>
          <w:t xml:space="preserve"> </w:t>
        </w:r>
      </w:ins>
    </w:p>
    <w:p w:rsidR="00C23444" w:rsidRDefault="009A2D63">
      <w:pPr>
        <w:pStyle w:val="SourceCode"/>
      </w:pPr>
      <w:del w:id="115" w:author="Sanne Smith" w:date="2021-02-20T19:39:00Z">
        <w:r w:rsidDel="00DC2F0B">
          <w:br/>
        </w:r>
      </w:del>
      <w:r>
        <w:br/>
      </w:r>
      <w:r>
        <w:rPr>
          <w:rStyle w:val="CommentTok"/>
        </w:rPr>
        <w:t xml:space="preserve"># I'm going to need to pivot here again! </w:t>
      </w:r>
      <w:r>
        <w:br/>
      </w:r>
      <w:r>
        <w:rPr>
          <w:rStyle w:val="NormalTok"/>
        </w:rPr>
        <w:t>data_why_not_vote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pivot_longer</w:t>
      </w:r>
      <w:r>
        <w:rPr>
          <w:rStyle w:val="NormalTok"/>
        </w:rPr>
        <w:t>(</w:t>
      </w:r>
      <w:r>
        <w:rPr>
          <w:rStyle w:val="DataTypeTok"/>
        </w:rPr>
        <w:t>names_to =</w:t>
      </w:r>
      <w:r>
        <w:rPr>
          <w:rStyle w:val="NormalTok"/>
        </w:rPr>
        <w:t xml:space="preserve"> </w:t>
      </w:r>
      <w:r>
        <w:rPr>
          <w:rStyle w:val="StringTok"/>
        </w:rPr>
        <w:t>"qss"</w:t>
      </w:r>
      <w:r>
        <w:rPr>
          <w:rStyle w:val="NormalTok"/>
        </w:rPr>
        <w:t>,</w:t>
      </w:r>
      <w:r>
        <w:br/>
      </w:r>
      <w:r>
        <w:rPr>
          <w:rStyle w:val="NormalTok"/>
        </w:rPr>
        <w:t xml:space="preserve">               </w:t>
      </w:r>
      <w:r>
        <w:rPr>
          <w:rStyle w:val="DataTypeTok"/>
        </w:rPr>
        <w:t>values_to =</w:t>
      </w:r>
      <w:r>
        <w:rPr>
          <w:rStyle w:val="NormalTok"/>
        </w:rPr>
        <w:t xml:space="preserve"> </w:t>
      </w:r>
      <w:r>
        <w:rPr>
          <w:rStyle w:val="StringTok"/>
        </w:rPr>
        <w:t>"answerss"</w:t>
      </w:r>
      <w:r>
        <w:rPr>
          <w:rStyle w:val="NormalTok"/>
        </w:rPr>
        <w:t xml:space="preserve">, </w:t>
      </w:r>
      <w:r>
        <w:br/>
      </w:r>
      <w:r>
        <w:rPr>
          <w:rStyle w:val="NormalTok"/>
        </w:rPr>
        <w:t xml:space="preserve">               </w:t>
      </w:r>
      <w:r>
        <w:rPr>
          <w:rStyle w:val="DataTypeTok"/>
        </w:rPr>
        <w:t>cols =</w:t>
      </w:r>
      <w:r>
        <w:rPr>
          <w:rStyle w:val="NormalTok"/>
        </w:rPr>
        <w:t xml:space="preserve"> </w:t>
      </w:r>
      <w:r>
        <w:rPr>
          <w:rStyle w:val="KeywordTok"/>
        </w:rPr>
        <w:t>starts_with</w:t>
      </w:r>
      <w:r>
        <w:rPr>
          <w:rStyle w:val="NormalTok"/>
        </w:rPr>
        <w:t>(</w:t>
      </w:r>
      <w:r>
        <w:rPr>
          <w:rStyle w:val="StringTok"/>
        </w:rPr>
        <w:t>"why_do_you_not_vote"</w:t>
      </w:r>
      <w:r>
        <w:rPr>
          <w:rStyle w:val="NormalTok"/>
        </w:rPr>
        <w:t>))</w:t>
      </w:r>
      <w:r>
        <w:br/>
      </w:r>
      <w:r>
        <w:rPr>
          <w:rStyle w:val="NormalTok"/>
        </w:rPr>
        <w:t xml:space="preserve">               </w:t>
      </w:r>
      <w:r>
        <w:br/>
      </w:r>
      <w:r>
        <w:rPr>
          <w:rStyle w:val="NormalTok"/>
        </w:rPr>
        <w:t xml:space="preserve"> nonvoters &lt;-</w:t>
      </w:r>
      <w:r>
        <w:rPr>
          <w:rStyle w:val="StringTok"/>
        </w:rPr>
        <w:t xml:space="preserve"> </w:t>
      </w:r>
      <w:r>
        <w:rPr>
          <w:rStyle w:val="NormalTok"/>
        </w:rPr>
        <w:t xml:space="preserve">data_why_not_vote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(generation, qss)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(answerss, </w:t>
      </w:r>
      <w:r>
        <w:rPr>
          <w:rStyle w:val="DataTypeTok"/>
        </w:rPr>
        <w:t>na.rm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(qss, mean), </w:t>
      </w:r>
      <w:r>
        <w:rPr>
          <w:rStyle w:val="DataTypeTok"/>
        </w:rPr>
        <w:t>y =</w:t>
      </w:r>
      <w:r>
        <w:rPr>
          <w:rStyle w:val="NormalTok"/>
        </w:rPr>
        <w:t xml:space="preserve"> mean, </w:t>
      </w:r>
      <w:r>
        <w:rPr>
          <w:rStyle w:val="DataTypeTok"/>
        </w:rPr>
        <w:t>fill =</w:t>
      </w:r>
      <w:r>
        <w:rPr>
          <w:rStyle w:val="NormalTok"/>
        </w:rPr>
        <w:t xml:space="preserve"> generation))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"Other reason"</w:t>
      </w:r>
      <w:r>
        <w:rPr>
          <w:rStyle w:val="NormalTok"/>
        </w:rPr>
        <w:t xml:space="preserve">, </w:t>
      </w:r>
      <w:r>
        <w:rPr>
          <w:rStyle w:val="StringTok"/>
        </w:rPr>
        <w:t>"I dont' believe in voting"</w:t>
      </w:r>
      <w:r>
        <w:rPr>
          <w:rStyle w:val="NormalTok"/>
        </w:rPr>
        <w:t xml:space="preserve">, </w:t>
      </w:r>
      <w:r>
        <w:rPr>
          <w:rStyle w:val="StringTok"/>
        </w:rPr>
        <w:t>"All the candidates are the same"</w:t>
      </w:r>
      <w:r>
        <w:rPr>
          <w:rStyle w:val="NormalTok"/>
        </w:rPr>
        <w:t xml:space="preserve">, </w:t>
      </w:r>
      <w:r>
        <w:rPr>
          <w:rStyle w:val="StringTok"/>
        </w:rPr>
        <w:t>"Issues aren't important to me"</w:t>
      </w:r>
      <w:r>
        <w:rPr>
          <w:rStyle w:val="NormalTok"/>
        </w:rPr>
        <w:t xml:space="preserve">, </w:t>
      </w:r>
      <w:r>
        <w:rPr>
          <w:rStyle w:val="StringTok"/>
        </w:rPr>
        <w:t>"Not sure I can vote"</w:t>
      </w:r>
      <w:r>
        <w:rPr>
          <w:rStyle w:val="NormalTok"/>
        </w:rPr>
        <w:t xml:space="preserve">, </w:t>
      </w:r>
      <w:r>
        <w:rPr>
          <w:rStyle w:val="StringTok"/>
        </w:rPr>
        <w:t>"Didn't have time"</w:t>
      </w:r>
      <w:r>
        <w:rPr>
          <w:rStyle w:val="NormalTok"/>
        </w:rPr>
        <w:t xml:space="preserve">, </w:t>
      </w:r>
      <w:r>
        <w:br/>
      </w:r>
      <w:r>
        <w:rPr>
          <w:rStyle w:val="NormalTok"/>
        </w:rPr>
        <w:t xml:space="preserve">                              </w:t>
      </w:r>
      <w:r>
        <w:rPr>
          <w:rStyle w:val="StringTok"/>
        </w:rPr>
        <w:t>"System is too broken"</w:t>
      </w:r>
      <w:r>
        <w:rPr>
          <w:rStyle w:val="NormalTok"/>
        </w:rPr>
        <w:t xml:space="preserve">, </w:t>
      </w:r>
      <w:r>
        <w:rPr>
          <w:rStyle w:val="StringTok"/>
        </w:rPr>
        <w:t>"Doesn't matter who wins"</w:t>
      </w:r>
      <w:r>
        <w:rPr>
          <w:rStyle w:val="NormalTok"/>
        </w:rPr>
        <w:t xml:space="preserve">, </w:t>
      </w:r>
      <w:r>
        <w:rPr>
          <w:rStyle w:val="StringTok"/>
        </w:rPr>
        <w:t>"My vote doesn't matter"</w:t>
      </w:r>
      <w:r>
        <w:rPr>
          <w:rStyle w:val="NormalTok"/>
        </w:rPr>
        <w:t xml:space="preserve">, </w:t>
      </w:r>
      <w:r>
        <w:rPr>
          <w:rStyle w:val="StringTok"/>
        </w:rPr>
        <w:t>"Disliked candidates"</w:t>
      </w:r>
      <w:r>
        <w:rPr>
          <w:rStyle w:val="NormalTok"/>
        </w:rPr>
        <w:t xml:space="preserve">)) </w:t>
      </w:r>
      <w:r>
        <w:rPr>
          <w:rStyle w:val="OperatorTok"/>
        </w:rPr>
        <w:t>+</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"Why do you not vote? </w:t>
      </w:r>
      <w:r>
        <w:rPr>
          <w:rStyle w:val="CharTok"/>
        </w:rPr>
        <w:t>\n</w:t>
      </w:r>
      <w:r>
        <w:rPr>
          <w:rStyle w:val="StringTok"/>
        </w:rPr>
        <w:t>Choose all that apply."</w:t>
      </w:r>
      <w:r>
        <w:rPr>
          <w:rStyle w:val="NormalTok"/>
        </w:rPr>
        <w:t>,</w:t>
      </w:r>
      <w:r>
        <w:br/>
      </w:r>
      <w:r>
        <w:rPr>
          <w:rStyle w:val="NormalTok"/>
        </w:rPr>
        <w:t xml:space="preserve">       </w:t>
      </w:r>
      <w:r>
        <w:rPr>
          <w:rStyle w:val="DataTypeTok"/>
        </w:rPr>
        <w:t>y =</w:t>
      </w:r>
      <w:r>
        <w:rPr>
          <w:rStyle w:val="NormalTok"/>
        </w:rPr>
        <w:t xml:space="preserve"> </w:t>
      </w:r>
      <w:r>
        <w:rPr>
          <w:rStyle w:val="StringTok"/>
        </w:rPr>
        <w:t>"Percent of Voters Endorsing This Reason"</w:t>
      </w:r>
      <w:r>
        <w:rPr>
          <w:rStyle w:val="NormalTok"/>
        </w:rPr>
        <w:t>,</w:t>
      </w:r>
      <w:r>
        <w:br/>
      </w:r>
      <w:r>
        <w:rPr>
          <w:rStyle w:val="NormalTok"/>
        </w:rPr>
        <w:t xml:space="preserve">       </w:t>
      </w:r>
      <w:r>
        <w:rPr>
          <w:rStyle w:val="DataTypeTok"/>
        </w:rPr>
        <w:t>x =</w:t>
      </w:r>
      <w:r>
        <w:rPr>
          <w:rStyle w:val="NormalTok"/>
        </w:rPr>
        <w:t xml:space="preserve"> </w:t>
      </w:r>
      <w:r>
        <w:rPr>
          <w:rStyle w:val="StringTok"/>
        </w:rPr>
        <w:t>""</w:t>
      </w:r>
      <w:r>
        <w:rPr>
          <w:rStyle w:val="NormalTok"/>
        </w:rPr>
        <w:t>,</w:t>
      </w:r>
      <w:r>
        <w:br/>
      </w:r>
      <w:r>
        <w:rPr>
          <w:rStyle w:val="NormalTok"/>
        </w:rPr>
        <w:t xml:space="preserve">       </w:t>
      </w:r>
      <w:r>
        <w:rPr>
          <w:rStyle w:val="DataTypeTok"/>
        </w:rPr>
        <w:t>fill =</w:t>
      </w:r>
      <w:r>
        <w:rPr>
          <w:rStyle w:val="NormalTok"/>
        </w:rPr>
        <w:t xml:space="preserve"> </w:t>
      </w:r>
      <w:r>
        <w:rPr>
          <w:rStyle w:val="StringTok"/>
        </w:rPr>
        <w:t>"Generation"</w:t>
      </w:r>
      <w:r>
        <w:rPr>
          <w:rStyle w:val="NormalTok"/>
        </w:rPr>
        <w:t>)</w:t>
      </w:r>
    </w:p>
    <w:p w:rsidR="00C23444" w:rsidRDefault="009A2D63">
      <w:pPr>
        <w:pStyle w:val="SourceCode"/>
      </w:pPr>
      <w:r>
        <w:rPr>
          <w:rStyle w:val="VerbatimChar"/>
        </w:rPr>
        <w:t>## `summarise()` regrouping output by 'generation' (override with `.groups` argument)</w:t>
      </w:r>
    </w:p>
    <w:p w:rsidR="00C23444" w:rsidRDefault="009A2D63">
      <w:pPr>
        <w:pStyle w:val="SourceCode"/>
      </w:pPr>
      <w:r>
        <w:rPr>
          <w:rStyle w:val="NormalTok"/>
        </w:rPr>
        <w:t xml:space="preserve"> nonvoters</w:t>
      </w:r>
    </w:p>
    <w:p w:rsidR="00C23444" w:rsidRDefault="009A2D63">
      <w:pPr>
        <w:pStyle w:val="FirstParagraph"/>
      </w:pPr>
      <w:r>
        <w:rPr>
          <w:noProof/>
        </w:rPr>
        <w:lastRenderedPageBreak/>
        <w:drawing>
          <wp:inline distT="0" distB="0" distL="0" distR="0" wp14:anchorId="71433CC3" wp14:editId="55B7821E">
            <wp:extent cx="5962650" cy="522446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2_Template_files/figure-docx/reasons_age-2.png"/>
                    <pic:cNvPicPr>
                      <a:picLocks noChangeAspect="1" noChangeArrowheads="1"/>
                    </pic:cNvPicPr>
                  </pic:nvPicPr>
                  <pic:blipFill>
                    <a:blip r:embed="rId17"/>
                    <a:stretch>
                      <a:fillRect/>
                    </a:stretch>
                  </pic:blipFill>
                  <pic:spPr bwMode="auto">
                    <a:xfrm>
                      <a:off x="0" y="0"/>
                      <a:ext cx="6011024" cy="5266849"/>
                    </a:xfrm>
                    <a:prstGeom prst="rect">
                      <a:avLst/>
                    </a:prstGeom>
                    <a:noFill/>
                    <a:ln w="9525">
                      <a:noFill/>
                      <a:headEnd/>
                      <a:tailEnd/>
                    </a:ln>
                  </pic:spPr>
                </pic:pic>
              </a:graphicData>
            </a:graphic>
          </wp:inline>
        </w:drawing>
      </w:r>
    </w:p>
    <w:p w:rsidR="00C23444" w:rsidRDefault="009A2D63">
      <w:pPr>
        <w:pStyle w:val="SourceCode"/>
      </w:pPr>
      <w:r>
        <w:rPr>
          <w:rStyle w:val="KeywordTok"/>
        </w:rPr>
        <w:t>plot_grid</w:t>
      </w:r>
      <w:r>
        <w:rPr>
          <w:rStyle w:val="NormalTok"/>
        </w:rPr>
        <w:t xml:space="preserve">(voters, nonvoters, </w:t>
      </w:r>
      <w:r>
        <w:rPr>
          <w:rStyle w:val="DataTypeTok"/>
        </w:rPr>
        <w:t>ncol =</w:t>
      </w:r>
      <w:r>
        <w:rPr>
          <w:rStyle w:val="NormalTok"/>
        </w:rPr>
        <w:t xml:space="preserve"> </w:t>
      </w:r>
      <w:r>
        <w:rPr>
          <w:rStyle w:val="DecValTok"/>
        </w:rPr>
        <w:t>2</w:t>
      </w:r>
      <w:r>
        <w:rPr>
          <w:rStyle w:val="NormalTok"/>
        </w:rPr>
        <w:t>)</w:t>
      </w:r>
    </w:p>
    <w:p w:rsidR="00C23444" w:rsidRDefault="00E3658F">
      <w:pPr>
        <w:pStyle w:val="FirstParagraph"/>
      </w:pPr>
      <w:r w:rsidRPr="00E3658F">
        <w:rPr>
          <w:noProof/>
        </w:rPr>
        <w:lastRenderedPageBreak/>
        <w:drawing>
          <wp:anchor distT="0" distB="0" distL="114300" distR="114300" simplePos="0" relativeHeight="251661824" behindDoc="1" locked="0" layoutInCell="1" allowOverlap="1" wp14:anchorId="2D2F0F11" wp14:editId="7C07A7B7">
            <wp:simplePos x="0" y="0"/>
            <wp:positionH relativeFrom="column">
              <wp:posOffset>-809625</wp:posOffset>
            </wp:positionH>
            <wp:positionV relativeFrom="paragraph">
              <wp:posOffset>0</wp:posOffset>
            </wp:positionV>
            <wp:extent cx="7424420" cy="4750435"/>
            <wp:effectExtent l="0" t="0" r="0" b="0"/>
            <wp:wrapTight wrapText="bothSides">
              <wp:wrapPolygon edited="0">
                <wp:start x="0" y="0"/>
                <wp:lineTo x="0" y="21482"/>
                <wp:lineTo x="21559" y="21482"/>
                <wp:lineTo x="2155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24420" cy="4750435"/>
                    </a:xfrm>
                    <a:prstGeom prst="rect">
                      <a:avLst/>
                    </a:prstGeom>
                  </pic:spPr>
                </pic:pic>
              </a:graphicData>
            </a:graphic>
            <wp14:sizeRelH relativeFrom="margin">
              <wp14:pctWidth>0</wp14:pctWidth>
            </wp14:sizeRelH>
            <wp14:sizeRelV relativeFrom="margin">
              <wp14:pctHeight>0</wp14:pctHeight>
            </wp14:sizeRelV>
          </wp:anchor>
        </w:drawing>
      </w:r>
      <w:ins w:id="116" w:author="Sanne Smith" w:date="2021-02-20T19:46:00Z">
        <w:r w:rsidR="0045002B">
          <w:t xml:space="preserve">Nice work on this one! </w:t>
        </w:r>
      </w:ins>
    </w:p>
    <w:p w:rsidR="00C23444" w:rsidRDefault="009A2D63">
      <w:pPr>
        <w:pStyle w:val="BodyText"/>
      </w:pPr>
      <w:r>
        <w:rPr>
          <w:b/>
        </w:rPr>
        <w:t>How does confidence in the electoral process vary by age?</w:t>
      </w:r>
    </w:p>
    <w:p w:rsidR="00C23444" w:rsidRDefault="009A2D63">
      <w:pPr>
        <w:pStyle w:val="SourceCode"/>
      </w:pPr>
      <w:r>
        <w:rPr>
          <w:rStyle w:val="CommentTok"/>
        </w:rPr>
        <w:t># Include all code required to generate your visualization here.</w:t>
      </w:r>
      <w:r>
        <w:br/>
      </w:r>
      <w:r>
        <w:br/>
      </w:r>
      <w:r>
        <w:br/>
      </w:r>
      <w:r>
        <w:br/>
      </w:r>
      <w:r>
        <w:rPr>
          <w:rStyle w:val="NormalTok"/>
        </w:rPr>
        <w:t>data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confidence =</w:t>
      </w:r>
      <w:r>
        <w:rPr>
          <w:rStyle w:val="NormalTok"/>
        </w:rPr>
        <w:t xml:space="preserve"> </w:t>
      </w:r>
      <w:r>
        <w:rPr>
          <w:rStyle w:val="KeywordTok"/>
        </w:rPr>
        <w:t>rowMeans</w:t>
      </w:r>
      <w:r>
        <w:rPr>
          <w:rStyle w:val="NormalTok"/>
        </w:rPr>
        <w:t>(</w:t>
      </w:r>
      <w:r>
        <w:rPr>
          <w:rStyle w:val="KeywordTok"/>
        </w:rPr>
        <w:t>select</w:t>
      </w:r>
      <w:r>
        <w:rPr>
          <w:rStyle w:val="NormalTok"/>
        </w:rPr>
        <w:t xml:space="preserve">(data, </w:t>
      </w:r>
      <w:r>
        <w:rPr>
          <w:rStyle w:val="KeywordTok"/>
        </w:rPr>
        <w:t>starts_with</w:t>
      </w:r>
      <w:r>
        <w:rPr>
          <w:rStyle w:val="NormalTok"/>
        </w:rPr>
        <w:t>(</w:t>
      </w:r>
      <w:r>
        <w:rPr>
          <w:rStyle w:val="StringTok"/>
        </w:rPr>
        <w:t>"confidence"</w:t>
      </w:r>
      <w:r>
        <w:rPr>
          <w:rStyle w:val="NormalTok"/>
        </w:rPr>
        <w:t>))))</w:t>
      </w:r>
      <w:r>
        <w:br/>
      </w:r>
      <w:r>
        <w:br/>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(generation)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confidence =</w:t>
      </w:r>
      <w:r>
        <w:rPr>
          <w:rStyle w:val="NormalTok"/>
        </w:rPr>
        <w:t xml:space="preserve"> </w:t>
      </w:r>
      <w:r>
        <w:rPr>
          <w:rStyle w:val="KeywordTok"/>
        </w:rPr>
        <w:t>mean</w:t>
      </w:r>
      <w:r>
        <w:rPr>
          <w:rStyle w:val="NormalTok"/>
        </w:rPr>
        <w:t xml:space="preserve">(confidence, </w:t>
      </w:r>
      <w:r>
        <w:rPr>
          <w:rStyle w:val="DataTypeTok"/>
        </w:rPr>
        <w:t>na.rm =</w:t>
      </w:r>
      <w:r>
        <w:rPr>
          <w:rStyle w:val="NormalTok"/>
        </w:rPr>
        <w:t xml:space="preserve"> T))</w:t>
      </w:r>
    </w:p>
    <w:p w:rsidR="00C23444" w:rsidRDefault="009A2D63">
      <w:pPr>
        <w:pStyle w:val="SourceCode"/>
      </w:pPr>
      <w:r>
        <w:rPr>
          <w:rStyle w:val="VerbatimChar"/>
        </w:rPr>
        <w:t>## `summarise()` ungrouping output (override with `.groups` argument)</w:t>
      </w:r>
    </w:p>
    <w:p w:rsidR="00C23444" w:rsidRDefault="009A2D63">
      <w:pPr>
        <w:pStyle w:val="SourceCode"/>
      </w:pPr>
      <w:r>
        <w:rPr>
          <w:rStyle w:val="VerbatimChar"/>
        </w:rPr>
        <w:t>## # A tibble: 6 x 2</w:t>
      </w:r>
      <w:r>
        <w:br/>
      </w:r>
      <w:r>
        <w:rPr>
          <w:rStyle w:val="VerbatimChar"/>
        </w:rPr>
        <w:t>##   generation confidence</w:t>
      </w:r>
      <w:r>
        <w:br/>
      </w:r>
      <w:r>
        <w:rPr>
          <w:rStyle w:val="VerbatimChar"/>
        </w:rPr>
        <w:t>##   &lt;fct&gt;           &lt;dbl&gt;</w:t>
      </w:r>
      <w:r>
        <w:br/>
      </w:r>
      <w:r>
        <w:rPr>
          <w:rStyle w:val="VerbatimChar"/>
        </w:rPr>
        <w:t>## 1 Gen Z            2.88</w:t>
      </w:r>
      <w:r>
        <w:br/>
      </w:r>
      <w:r>
        <w:rPr>
          <w:rStyle w:val="VerbatimChar"/>
        </w:rPr>
        <w:lastRenderedPageBreak/>
        <w:t>## 2 Millenials       2.85</w:t>
      </w:r>
      <w:r>
        <w:br/>
      </w:r>
      <w:r>
        <w:rPr>
          <w:rStyle w:val="VerbatimChar"/>
        </w:rPr>
        <w:t>## 3 Gen X            2.84</w:t>
      </w:r>
      <w:r>
        <w:br/>
      </w:r>
      <w:r>
        <w:rPr>
          <w:rStyle w:val="VerbatimChar"/>
        </w:rPr>
        <w:t>## 4 Boomers          2.98</w:t>
      </w:r>
      <w:r>
        <w:br/>
      </w:r>
      <w:r>
        <w:rPr>
          <w:rStyle w:val="VerbatimChar"/>
        </w:rPr>
        <w:t>## 5 Post War         2.94</w:t>
      </w:r>
      <w:r>
        <w:br/>
      </w:r>
      <w:r>
        <w:rPr>
          <w:rStyle w:val="VerbatimChar"/>
        </w:rPr>
        <w:t>## 6 &lt;NA&gt;             3.75</w:t>
      </w:r>
    </w:p>
    <w:p w:rsidR="00E3658F" w:rsidRDefault="00E3658F">
      <w:pPr>
        <w:pStyle w:val="SourceCode"/>
        <w:rPr>
          <w:ins w:id="117" w:author="Sanne Smith" w:date="2021-02-20T19:47:00Z"/>
          <w:rStyle w:val="NormalTok"/>
        </w:rPr>
      </w:pPr>
      <w:r w:rsidRPr="00E3658F">
        <w:rPr>
          <w:noProof/>
        </w:rPr>
        <w:drawing>
          <wp:anchor distT="0" distB="0" distL="114300" distR="114300" simplePos="0" relativeHeight="251646464" behindDoc="1" locked="0" layoutInCell="1" allowOverlap="1" wp14:anchorId="15F19552" wp14:editId="4CBA0A1F">
            <wp:simplePos x="0" y="0"/>
            <wp:positionH relativeFrom="column">
              <wp:posOffset>-700405</wp:posOffset>
            </wp:positionH>
            <wp:positionV relativeFrom="paragraph">
              <wp:posOffset>2436495</wp:posOffset>
            </wp:positionV>
            <wp:extent cx="7293610" cy="4667250"/>
            <wp:effectExtent l="0" t="0" r="0" b="0"/>
            <wp:wrapTight wrapText="bothSides">
              <wp:wrapPolygon edited="0">
                <wp:start x="0" y="0"/>
                <wp:lineTo x="0" y="21512"/>
                <wp:lineTo x="21551" y="21512"/>
                <wp:lineTo x="2155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93610" cy="4667250"/>
                    </a:xfrm>
                    <a:prstGeom prst="rect">
                      <a:avLst/>
                    </a:prstGeom>
                  </pic:spPr>
                </pic:pic>
              </a:graphicData>
            </a:graphic>
            <wp14:sizeRelH relativeFrom="margin">
              <wp14:pctWidth>0</wp14:pctWidth>
            </wp14:sizeRelH>
            <wp14:sizeRelV relativeFrom="margin">
              <wp14:pctHeight>0</wp14:pctHeight>
            </wp14:sizeRelV>
          </wp:anchor>
        </w:drawing>
      </w:r>
      <w:r w:rsidR="009A2D63">
        <w:rPr>
          <w:rStyle w:val="NormalTok"/>
        </w:rPr>
        <w:t>electronic &lt;-</w:t>
      </w:r>
      <w:r w:rsidR="009A2D63">
        <w:rPr>
          <w:rStyle w:val="StringTok"/>
        </w:rPr>
        <w:t xml:space="preserve"> </w:t>
      </w:r>
      <w:r w:rsidR="009A2D63">
        <w:rPr>
          <w:rStyle w:val="NormalTok"/>
        </w:rPr>
        <w:t xml:space="preserve">data </w:t>
      </w:r>
      <w:r w:rsidR="009A2D63">
        <w:rPr>
          <w:rStyle w:val="OperatorTok"/>
        </w:rPr>
        <w:t>%&gt;%</w:t>
      </w:r>
      <w:r w:rsidR="009A2D63">
        <w:rPr>
          <w:rStyle w:val="StringTok"/>
        </w:rPr>
        <w:t xml:space="preserve"> </w:t>
      </w:r>
      <w:r w:rsidR="009A2D63">
        <w:br/>
      </w:r>
      <w:r w:rsidR="009A2D63">
        <w:rPr>
          <w:rStyle w:val="StringTok"/>
        </w:rPr>
        <w:t xml:space="preserve">  </w:t>
      </w:r>
      <w:r w:rsidR="009A2D63">
        <w:rPr>
          <w:rStyle w:val="KeywordTok"/>
        </w:rPr>
        <w:t>ggplot</w:t>
      </w:r>
      <w:r w:rsidR="009A2D63">
        <w:rPr>
          <w:rStyle w:val="NormalTok"/>
        </w:rPr>
        <w:t>(</w:t>
      </w:r>
      <w:r w:rsidR="009A2D63">
        <w:rPr>
          <w:rStyle w:val="KeywordTok"/>
        </w:rPr>
        <w:t>aes</w:t>
      </w:r>
      <w:r w:rsidR="009A2D63">
        <w:rPr>
          <w:rStyle w:val="NormalTok"/>
        </w:rPr>
        <w:t>(</w:t>
      </w:r>
      <w:r w:rsidR="009A2D63">
        <w:rPr>
          <w:rStyle w:val="DataTypeTok"/>
        </w:rPr>
        <w:t>x=</w:t>
      </w:r>
      <w:r w:rsidR="009A2D63">
        <w:rPr>
          <w:rStyle w:val="NormalTok"/>
        </w:rPr>
        <w:t xml:space="preserve">confidence, </w:t>
      </w:r>
      <w:r w:rsidR="009A2D63">
        <w:rPr>
          <w:rStyle w:val="DataTypeTok"/>
        </w:rPr>
        <w:t>y=</w:t>
      </w:r>
      <w:r w:rsidR="009A2D63">
        <w:rPr>
          <w:rStyle w:val="NormalTok"/>
        </w:rPr>
        <w:t xml:space="preserve">generation, </w:t>
      </w:r>
      <w:r w:rsidR="009A2D63">
        <w:rPr>
          <w:rStyle w:val="DataTypeTok"/>
        </w:rPr>
        <w:t>fill =</w:t>
      </w:r>
      <w:r w:rsidR="009A2D63">
        <w:rPr>
          <w:rStyle w:val="NormalTok"/>
        </w:rPr>
        <w:t xml:space="preserve"> generation, </w:t>
      </w:r>
      <w:r w:rsidR="009A2D63">
        <w:rPr>
          <w:rStyle w:val="DataTypeTok"/>
        </w:rPr>
        <w:t>height=</w:t>
      </w:r>
      <w:r w:rsidR="009A2D63">
        <w:rPr>
          <w:rStyle w:val="NormalTok"/>
        </w:rPr>
        <w:t xml:space="preserve">..density..)) </w:t>
      </w:r>
      <w:r w:rsidR="009A2D63">
        <w:rPr>
          <w:rStyle w:val="OperatorTok"/>
        </w:rPr>
        <w:t>+</w:t>
      </w:r>
      <w:r w:rsidR="009A2D63">
        <w:br/>
      </w:r>
      <w:r w:rsidR="009A2D63">
        <w:rPr>
          <w:rStyle w:val="StringTok"/>
        </w:rPr>
        <w:t xml:space="preserve">  </w:t>
      </w:r>
      <w:r w:rsidR="009A2D63">
        <w:rPr>
          <w:rStyle w:val="KeywordTok"/>
        </w:rPr>
        <w:t>geom_joy</w:t>
      </w:r>
      <w:r w:rsidR="009A2D63">
        <w:rPr>
          <w:rStyle w:val="NormalTok"/>
        </w:rPr>
        <w:t>(</w:t>
      </w:r>
      <w:r w:rsidR="009A2D63">
        <w:rPr>
          <w:rStyle w:val="DataTypeTok"/>
        </w:rPr>
        <w:t>scale=</w:t>
      </w:r>
      <w:r w:rsidR="009A2D63">
        <w:rPr>
          <w:rStyle w:val="FloatTok"/>
        </w:rPr>
        <w:t>0.85</w:t>
      </w:r>
      <w:r w:rsidR="009A2D63">
        <w:rPr>
          <w:rStyle w:val="NormalTok"/>
        </w:rPr>
        <w:t xml:space="preserve">) </w:t>
      </w:r>
      <w:r w:rsidR="009A2D63">
        <w:rPr>
          <w:rStyle w:val="OperatorTok"/>
        </w:rPr>
        <w:t>+</w:t>
      </w:r>
      <w:r w:rsidR="009A2D63">
        <w:br/>
      </w:r>
      <w:r w:rsidR="009A2D63">
        <w:rPr>
          <w:rStyle w:val="KeywordTok"/>
        </w:rPr>
        <w:t>labs</w:t>
      </w:r>
      <w:r w:rsidR="009A2D63">
        <w:rPr>
          <w:rStyle w:val="NormalTok"/>
        </w:rPr>
        <w:t>(</w:t>
      </w:r>
      <w:r w:rsidR="009A2D63">
        <w:rPr>
          <w:rStyle w:val="DataTypeTok"/>
        </w:rPr>
        <w:t>title =</w:t>
      </w:r>
      <w:r w:rsidR="009A2D63">
        <w:rPr>
          <w:rStyle w:val="NormalTok"/>
        </w:rPr>
        <w:t xml:space="preserve"> </w:t>
      </w:r>
      <w:r w:rsidR="009A2D63">
        <w:rPr>
          <w:rStyle w:val="StringTok"/>
        </w:rPr>
        <w:t>"Electronic: How confident are you that voting is secure and safe from fraud?"</w:t>
      </w:r>
      <w:r w:rsidR="009A2D63">
        <w:rPr>
          <w:rStyle w:val="NormalTok"/>
        </w:rPr>
        <w:t xml:space="preserve">) </w:t>
      </w:r>
      <w:r w:rsidR="009A2D63">
        <w:rPr>
          <w:rStyle w:val="OperatorTok"/>
        </w:rPr>
        <w:t>+</w:t>
      </w:r>
      <w:r w:rsidR="009A2D63">
        <w:rPr>
          <w:rStyle w:val="StringTok"/>
        </w:rPr>
        <w:t xml:space="preserve"> </w:t>
      </w:r>
      <w:r w:rsidR="009A2D63">
        <w:br/>
      </w:r>
      <w:proofErr w:type="spellStart"/>
      <w:r w:rsidR="009A2D63">
        <w:rPr>
          <w:rStyle w:val="KeywordTok"/>
        </w:rPr>
        <w:t>scale_x_continuous</w:t>
      </w:r>
      <w:proofErr w:type="spellEnd"/>
      <w:r w:rsidR="009A2D63">
        <w:rPr>
          <w:rStyle w:val="NormalTok"/>
        </w:rPr>
        <w:t>(</w:t>
      </w:r>
      <w:r w:rsidR="009A2D63">
        <w:rPr>
          <w:rStyle w:val="DataTypeTok"/>
        </w:rPr>
        <w:t>breaks =</w:t>
      </w:r>
      <w:r w:rsidR="009A2D63">
        <w:rPr>
          <w:rStyle w:val="NormalTok"/>
        </w:rPr>
        <w:t xml:space="preserve"> </w:t>
      </w:r>
      <w:r w:rsidR="009A2D63">
        <w:rPr>
          <w:rStyle w:val="KeywordTok"/>
        </w:rPr>
        <w:t>c</w:t>
      </w:r>
      <w:r w:rsidR="009A2D63">
        <w:rPr>
          <w:rStyle w:val="NormalTok"/>
        </w:rPr>
        <w:t>(</w:t>
      </w:r>
      <w:r w:rsidR="009A2D63">
        <w:rPr>
          <w:rStyle w:val="DecValTok"/>
        </w:rPr>
        <w:t>1</w:t>
      </w:r>
      <w:r w:rsidR="009A2D63">
        <w:rPr>
          <w:rStyle w:val="NormalTok"/>
        </w:rPr>
        <w:t xml:space="preserve">, </w:t>
      </w:r>
      <w:r w:rsidR="009A2D63">
        <w:rPr>
          <w:rStyle w:val="DecValTok"/>
        </w:rPr>
        <w:t>2</w:t>
      </w:r>
      <w:r w:rsidR="009A2D63">
        <w:rPr>
          <w:rStyle w:val="NormalTok"/>
        </w:rPr>
        <w:t xml:space="preserve">, </w:t>
      </w:r>
      <w:r w:rsidR="009A2D63">
        <w:rPr>
          <w:rStyle w:val="DecValTok"/>
        </w:rPr>
        <w:t>3</w:t>
      </w:r>
      <w:r w:rsidR="009A2D63">
        <w:rPr>
          <w:rStyle w:val="NormalTok"/>
        </w:rPr>
        <w:t xml:space="preserve">, </w:t>
      </w:r>
      <w:r w:rsidR="009A2D63">
        <w:rPr>
          <w:rStyle w:val="DecValTok"/>
        </w:rPr>
        <w:t>4</w:t>
      </w:r>
      <w:r w:rsidR="009A2D63">
        <w:rPr>
          <w:rStyle w:val="NormalTok"/>
        </w:rPr>
        <w:t xml:space="preserve">), </w:t>
      </w:r>
      <w:r w:rsidR="009A2D63">
        <w:rPr>
          <w:rStyle w:val="DataTypeTok"/>
        </w:rPr>
        <w:t>labels =</w:t>
      </w:r>
      <w:r w:rsidR="009A2D63">
        <w:rPr>
          <w:rStyle w:val="NormalTok"/>
        </w:rPr>
        <w:t xml:space="preserve"> </w:t>
      </w:r>
      <w:r w:rsidR="009A2D63">
        <w:rPr>
          <w:rStyle w:val="KeywordTok"/>
        </w:rPr>
        <w:t>c</w:t>
      </w:r>
      <w:r w:rsidR="009A2D63">
        <w:rPr>
          <w:rStyle w:val="NormalTok"/>
        </w:rPr>
        <w:t>(</w:t>
      </w:r>
      <w:r w:rsidR="009A2D63">
        <w:rPr>
          <w:rStyle w:val="StringTok"/>
        </w:rPr>
        <w:t xml:space="preserve">"Not at all </w:t>
      </w:r>
      <w:r w:rsidR="009A2D63">
        <w:rPr>
          <w:rStyle w:val="CharTok"/>
        </w:rPr>
        <w:t>\</w:t>
      </w:r>
      <w:proofErr w:type="spellStart"/>
      <w:r w:rsidR="009A2D63">
        <w:rPr>
          <w:rStyle w:val="CharTok"/>
        </w:rPr>
        <w:t>n</w:t>
      </w:r>
      <w:r w:rsidR="009A2D63">
        <w:rPr>
          <w:rStyle w:val="StringTok"/>
        </w:rPr>
        <w:t>confident</w:t>
      </w:r>
      <w:proofErr w:type="spellEnd"/>
      <w:r w:rsidR="009A2D63">
        <w:rPr>
          <w:rStyle w:val="StringTok"/>
        </w:rPr>
        <w:t>"</w:t>
      </w:r>
      <w:r w:rsidR="009A2D63">
        <w:rPr>
          <w:rStyle w:val="NormalTok"/>
        </w:rPr>
        <w:t>,</w:t>
      </w:r>
      <w:r w:rsidR="009A2D63">
        <w:br/>
      </w:r>
      <w:r w:rsidR="009A2D63">
        <w:rPr>
          <w:rStyle w:val="NormalTok"/>
        </w:rPr>
        <w:t xml:space="preserve">                                                        </w:t>
      </w:r>
      <w:r w:rsidR="009A2D63">
        <w:rPr>
          <w:rStyle w:val="StringTok"/>
        </w:rPr>
        <w:t xml:space="preserve">"Not very </w:t>
      </w:r>
      <w:r w:rsidR="009A2D63">
        <w:rPr>
          <w:rStyle w:val="CharTok"/>
        </w:rPr>
        <w:t>\</w:t>
      </w:r>
      <w:proofErr w:type="spellStart"/>
      <w:r w:rsidR="009A2D63">
        <w:rPr>
          <w:rStyle w:val="CharTok"/>
        </w:rPr>
        <w:t>n</w:t>
      </w:r>
      <w:r w:rsidR="009A2D63">
        <w:rPr>
          <w:rStyle w:val="StringTok"/>
        </w:rPr>
        <w:t>confident</w:t>
      </w:r>
      <w:proofErr w:type="spellEnd"/>
      <w:r w:rsidR="009A2D63">
        <w:rPr>
          <w:rStyle w:val="StringTok"/>
        </w:rPr>
        <w:t>"</w:t>
      </w:r>
      <w:r w:rsidR="009A2D63">
        <w:rPr>
          <w:rStyle w:val="NormalTok"/>
        </w:rPr>
        <w:t>,</w:t>
      </w:r>
      <w:r w:rsidR="009A2D63">
        <w:br/>
      </w:r>
      <w:r w:rsidR="009A2D63">
        <w:rPr>
          <w:rStyle w:val="NormalTok"/>
        </w:rPr>
        <w:t xml:space="preserve">                                                        </w:t>
      </w:r>
      <w:r w:rsidR="009A2D63">
        <w:rPr>
          <w:rStyle w:val="StringTok"/>
        </w:rPr>
        <w:t xml:space="preserve">"Somewhat </w:t>
      </w:r>
      <w:r w:rsidR="009A2D63">
        <w:rPr>
          <w:rStyle w:val="CharTok"/>
        </w:rPr>
        <w:t>\</w:t>
      </w:r>
      <w:proofErr w:type="spellStart"/>
      <w:r w:rsidR="009A2D63">
        <w:rPr>
          <w:rStyle w:val="CharTok"/>
        </w:rPr>
        <w:t>n</w:t>
      </w:r>
      <w:r w:rsidR="009A2D63">
        <w:rPr>
          <w:rStyle w:val="StringTok"/>
        </w:rPr>
        <w:t>confident</w:t>
      </w:r>
      <w:proofErr w:type="spellEnd"/>
      <w:r w:rsidR="009A2D63">
        <w:rPr>
          <w:rStyle w:val="StringTok"/>
        </w:rPr>
        <w:t>"</w:t>
      </w:r>
      <w:r w:rsidR="009A2D63">
        <w:rPr>
          <w:rStyle w:val="NormalTok"/>
        </w:rPr>
        <w:t>,</w:t>
      </w:r>
      <w:r w:rsidR="009A2D63">
        <w:br/>
      </w:r>
      <w:r w:rsidR="009A2D63">
        <w:rPr>
          <w:rStyle w:val="NormalTok"/>
        </w:rPr>
        <w:t xml:space="preserve">                                                        </w:t>
      </w:r>
      <w:r w:rsidR="009A2D63">
        <w:rPr>
          <w:rStyle w:val="StringTok"/>
        </w:rPr>
        <w:t xml:space="preserve">"Very </w:t>
      </w:r>
      <w:r w:rsidR="009A2D63">
        <w:rPr>
          <w:rStyle w:val="CharTok"/>
        </w:rPr>
        <w:t>\</w:t>
      </w:r>
      <w:proofErr w:type="spellStart"/>
      <w:r w:rsidR="009A2D63">
        <w:rPr>
          <w:rStyle w:val="CharTok"/>
        </w:rPr>
        <w:t>n</w:t>
      </w:r>
      <w:r w:rsidR="009A2D63">
        <w:rPr>
          <w:rStyle w:val="StringTok"/>
        </w:rPr>
        <w:t>confident</w:t>
      </w:r>
      <w:proofErr w:type="spellEnd"/>
      <w:r w:rsidR="009A2D63">
        <w:rPr>
          <w:rStyle w:val="StringTok"/>
        </w:rPr>
        <w:t>"</w:t>
      </w:r>
      <w:r w:rsidR="009A2D63">
        <w:rPr>
          <w:rStyle w:val="NormalTok"/>
        </w:rPr>
        <w:t>))</w:t>
      </w:r>
      <w:r w:rsidR="009A2D63">
        <w:br/>
      </w:r>
      <w:r>
        <w:rPr>
          <w:rStyle w:val="NormalTok"/>
        </w:rPr>
        <w:t>electronic</w:t>
      </w:r>
    </w:p>
    <w:p w:rsidR="0045002B" w:rsidRDefault="0045002B">
      <w:pPr>
        <w:pStyle w:val="SourceCode"/>
        <w:rPr>
          <w:ins w:id="118" w:author="Sanne Smith" w:date="2021-02-20T19:47:00Z"/>
        </w:rPr>
      </w:pPr>
    </w:p>
    <w:p w:rsidR="0045002B" w:rsidRDefault="0045002B">
      <w:pPr>
        <w:pStyle w:val="SourceCode"/>
      </w:pPr>
      <w:proofErr w:type="spellStart"/>
      <w:ins w:id="119" w:author="Sanne Smith" w:date="2021-02-20T19:47:00Z">
        <w:r>
          <w:t>oooh</w:t>
        </w:r>
        <w:proofErr w:type="spellEnd"/>
        <w:r>
          <w:t xml:space="preserve"> I like this </w:t>
        </w:r>
        <w:proofErr w:type="spellStart"/>
        <w:r>
          <w:t>geom_joy</w:t>
        </w:r>
        <w:proofErr w:type="spellEnd"/>
        <w:r>
          <w:t>().</w:t>
        </w:r>
      </w:ins>
    </w:p>
    <w:p w:rsidR="00C23444" w:rsidRDefault="00E3658F">
      <w:pPr>
        <w:pStyle w:val="SourceCode"/>
      </w:pPr>
      <w:r>
        <w:fldChar w:fldCharType="begin"/>
      </w:r>
      <w:r>
        <w:instrText xml:space="preserve"> INCLUDEPICTURE "http://127.0.0.1:28158/graphics/plot_zoom_png?width=1500&amp;height=960" \* MERGEFORMATINET </w:instrText>
      </w:r>
      <w:r>
        <w:fldChar w:fldCharType="separate"/>
      </w:r>
      <w:r w:rsidR="00451184">
        <w:rPr>
          <w:noProof/>
        </w:rPr>
        <mc:AlternateContent>
          <mc:Choice Requires="wps">
            <w:drawing>
              <wp:inline distT="0" distB="0" distL="0" distR="0" wp14:anchorId="402FB0B8">
                <wp:extent cx="307975" cy="307975"/>
                <wp:effectExtent l="0" t="0" r="0" b="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C9E6B" id="AutoShape 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" filled="f" stroked="f">
                <v:path arrowok="t"/>
                <w10:anchorlock/>
              </v:rect>
            </w:pict>
          </mc:Fallback>
        </mc:AlternateContent>
      </w:r>
      <w:r>
        <w:fldChar w:fldCharType="end"/>
      </w:r>
      <w:r w:rsidR="009A2D63">
        <w:br/>
      </w:r>
      <w:r w:rsidR="009A2D63">
        <w:br/>
      </w:r>
      <w:r w:rsidR="009A2D63">
        <w:rPr>
          <w:rStyle w:val="NormalTok"/>
        </w:rPr>
        <w:t>data &lt;-</w:t>
      </w:r>
      <w:r w:rsidR="009A2D63">
        <w:rPr>
          <w:rStyle w:val="StringTok"/>
        </w:rPr>
        <w:t xml:space="preserve"> </w:t>
      </w:r>
      <w:r w:rsidR="009A2D63">
        <w:rPr>
          <w:rStyle w:val="NormalTok"/>
        </w:rPr>
        <w:t xml:space="preserve">data </w:t>
      </w:r>
      <w:r w:rsidR="009A2D63">
        <w:rPr>
          <w:rStyle w:val="OperatorTok"/>
        </w:rPr>
        <w:t>%&gt;%</w:t>
      </w:r>
      <w:r w:rsidR="009A2D63">
        <w:rPr>
          <w:rStyle w:val="StringTok"/>
        </w:rPr>
        <w:t xml:space="preserve"> </w:t>
      </w:r>
      <w:r w:rsidR="009A2D63">
        <w:br/>
      </w:r>
      <w:r w:rsidR="009A2D63">
        <w:rPr>
          <w:rStyle w:val="StringTok"/>
        </w:rPr>
        <w:t xml:space="preserve">  </w:t>
      </w:r>
      <w:r w:rsidR="009A2D63">
        <w:rPr>
          <w:rStyle w:val="KeywordTok"/>
        </w:rPr>
        <w:t>mutate</w:t>
      </w:r>
      <w:r w:rsidR="009A2D63">
        <w:rPr>
          <w:rStyle w:val="NormalTok"/>
        </w:rPr>
        <w:t>(</w:t>
      </w:r>
      <w:r w:rsidR="009A2D63">
        <w:rPr>
          <w:rStyle w:val="DataTypeTok"/>
        </w:rPr>
        <w:t>voting_confidence =</w:t>
      </w:r>
      <w:r w:rsidR="009A2D63">
        <w:rPr>
          <w:rStyle w:val="NormalTok"/>
        </w:rPr>
        <w:t xml:space="preserve"> </w:t>
      </w:r>
      <w:r w:rsidR="009A2D63">
        <w:rPr>
          <w:rStyle w:val="KeywordTok"/>
        </w:rPr>
        <w:t>rowMeans</w:t>
      </w:r>
      <w:r w:rsidR="009A2D63">
        <w:rPr>
          <w:rStyle w:val="NormalTok"/>
        </w:rPr>
        <w:t>(</w:t>
      </w:r>
      <w:r w:rsidR="009A2D63">
        <w:rPr>
          <w:rStyle w:val="KeywordTok"/>
        </w:rPr>
        <w:t>select</w:t>
      </w:r>
      <w:r w:rsidR="009A2D63">
        <w:rPr>
          <w:rStyle w:val="NormalTok"/>
        </w:rPr>
        <w:t>(data,</w:t>
      </w:r>
      <w:r w:rsidR="009A2D63">
        <w:rPr>
          <w:rStyle w:val="StringTok"/>
        </w:rPr>
        <w:t>"confidence_method_person_machines"</w:t>
      </w:r>
      <w:r w:rsidR="009A2D63">
        <w:rPr>
          <w:rStyle w:val="NormalTok"/>
        </w:rPr>
        <w:t xml:space="preserve">, </w:t>
      </w:r>
      <w:r w:rsidR="009A2D63">
        <w:rPr>
          <w:rStyle w:val="StringTok"/>
        </w:rPr>
        <w:t>"confidence_method_person_ballots"</w:t>
      </w:r>
      <w:r w:rsidR="009A2D63">
        <w:rPr>
          <w:rStyle w:val="NormalTok"/>
        </w:rPr>
        <w:t xml:space="preserve">, </w:t>
      </w:r>
      <w:r w:rsidR="009A2D63">
        <w:rPr>
          <w:rStyle w:val="StringTok"/>
        </w:rPr>
        <w:t>"confidence_method_mail_ballots"</w:t>
      </w:r>
      <w:r w:rsidR="009A2D63">
        <w:rPr>
          <w:rStyle w:val="NormalTok"/>
        </w:rPr>
        <w:t>)))</w:t>
      </w:r>
      <w:r w:rsidR="009A2D63">
        <w:br/>
      </w:r>
      <w:r w:rsidR="009A2D63">
        <w:rPr>
          <w:rStyle w:val="NormalTok"/>
        </w:rPr>
        <w:t xml:space="preserve">  </w:t>
      </w:r>
      <w:r w:rsidR="009A2D63">
        <w:br/>
      </w:r>
      <w:r w:rsidR="009A2D63">
        <w:rPr>
          <w:rStyle w:val="NormalTok"/>
        </w:rPr>
        <w:t xml:space="preserve">  data </w:t>
      </w:r>
      <w:r w:rsidR="009A2D63">
        <w:rPr>
          <w:rStyle w:val="OperatorTok"/>
        </w:rPr>
        <w:t>%&gt;%</w:t>
      </w:r>
      <w:r w:rsidR="009A2D63">
        <w:rPr>
          <w:rStyle w:val="StringTok"/>
        </w:rPr>
        <w:t xml:space="preserve"> </w:t>
      </w:r>
      <w:r w:rsidR="009A2D63">
        <w:br/>
      </w:r>
      <w:r w:rsidR="009A2D63">
        <w:rPr>
          <w:rStyle w:val="StringTok"/>
        </w:rPr>
        <w:t xml:space="preserve">  </w:t>
      </w:r>
      <w:r w:rsidR="009A2D63">
        <w:rPr>
          <w:rStyle w:val="KeywordTok"/>
        </w:rPr>
        <w:t>group_by</w:t>
      </w:r>
      <w:r w:rsidR="009A2D63">
        <w:rPr>
          <w:rStyle w:val="NormalTok"/>
        </w:rPr>
        <w:t xml:space="preserve">(generation) </w:t>
      </w:r>
      <w:r w:rsidR="009A2D63">
        <w:rPr>
          <w:rStyle w:val="OperatorTok"/>
        </w:rPr>
        <w:t>%&gt;%</w:t>
      </w:r>
      <w:r w:rsidR="009A2D63">
        <w:rPr>
          <w:rStyle w:val="StringTok"/>
        </w:rPr>
        <w:t xml:space="preserve"> </w:t>
      </w:r>
      <w:r w:rsidR="009A2D63">
        <w:br/>
      </w:r>
      <w:r w:rsidR="009A2D63">
        <w:rPr>
          <w:rStyle w:val="StringTok"/>
        </w:rPr>
        <w:t xml:space="preserve">  </w:t>
      </w:r>
      <w:r w:rsidR="009A2D63">
        <w:rPr>
          <w:rStyle w:val="KeywordTok"/>
        </w:rPr>
        <w:t>summarise</w:t>
      </w:r>
      <w:r w:rsidR="009A2D63">
        <w:rPr>
          <w:rStyle w:val="NormalTok"/>
        </w:rPr>
        <w:t>(</w:t>
      </w:r>
      <w:r w:rsidR="009A2D63">
        <w:rPr>
          <w:rStyle w:val="DataTypeTok"/>
        </w:rPr>
        <w:t>voting_confidence =</w:t>
      </w:r>
      <w:r w:rsidR="009A2D63">
        <w:rPr>
          <w:rStyle w:val="NormalTok"/>
        </w:rPr>
        <w:t xml:space="preserve"> </w:t>
      </w:r>
      <w:r w:rsidR="009A2D63">
        <w:rPr>
          <w:rStyle w:val="KeywordTok"/>
        </w:rPr>
        <w:t>mean</w:t>
      </w:r>
      <w:r w:rsidR="009A2D63">
        <w:rPr>
          <w:rStyle w:val="NormalTok"/>
        </w:rPr>
        <w:t xml:space="preserve">(voting_confidence, </w:t>
      </w:r>
      <w:r w:rsidR="009A2D63">
        <w:rPr>
          <w:rStyle w:val="DataTypeTok"/>
        </w:rPr>
        <w:t>na.rm =</w:t>
      </w:r>
      <w:r w:rsidR="009A2D63">
        <w:rPr>
          <w:rStyle w:val="NormalTok"/>
        </w:rPr>
        <w:t xml:space="preserve"> T))</w:t>
      </w:r>
    </w:p>
    <w:p w:rsidR="00C23444" w:rsidRDefault="009A2D63">
      <w:pPr>
        <w:pStyle w:val="SourceCode"/>
      </w:pPr>
      <w:r>
        <w:rPr>
          <w:rStyle w:val="VerbatimChar"/>
        </w:rPr>
        <w:t>## `summarise()` ungrouping output (override with `.groups` argument)</w:t>
      </w:r>
    </w:p>
    <w:p w:rsidR="00C23444" w:rsidRDefault="009A2D63">
      <w:pPr>
        <w:pStyle w:val="SourceCode"/>
      </w:pPr>
      <w:r>
        <w:rPr>
          <w:rStyle w:val="VerbatimChar"/>
        </w:rPr>
        <w:t>## # A tibble: 6 x 2</w:t>
      </w:r>
      <w:r>
        <w:br/>
      </w:r>
      <w:r>
        <w:rPr>
          <w:rStyle w:val="VerbatimChar"/>
        </w:rPr>
        <w:t>##   generation voting_confidence</w:t>
      </w:r>
      <w:r>
        <w:br/>
      </w:r>
      <w:r>
        <w:rPr>
          <w:rStyle w:val="VerbatimChar"/>
        </w:rPr>
        <w:t>##   &lt;fct&gt;                  &lt;dbl&gt;</w:t>
      </w:r>
      <w:r>
        <w:br/>
      </w:r>
      <w:r>
        <w:rPr>
          <w:rStyle w:val="VerbatimChar"/>
        </w:rPr>
        <w:t>## 1 Gen Z                   3.10</w:t>
      </w:r>
      <w:r>
        <w:br/>
      </w:r>
      <w:r>
        <w:rPr>
          <w:rStyle w:val="VerbatimChar"/>
        </w:rPr>
        <w:t>## 2 Millenials              3.04</w:t>
      </w:r>
      <w:r>
        <w:br/>
      </w:r>
      <w:r>
        <w:rPr>
          <w:rStyle w:val="VerbatimChar"/>
        </w:rPr>
        <w:t>## 3 Gen X                   3.06</w:t>
      </w:r>
      <w:r>
        <w:br/>
      </w:r>
      <w:r>
        <w:rPr>
          <w:rStyle w:val="VerbatimChar"/>
        </w:rPr>
        <w:t>## 4 Boomers                 3.22</w:t>
      </w:r>
      <w:r>
        <w:br/>
      </w:r>
      <w:r>
        <w:rPr>
          <w:rStyle w:val="VerbatimChar"/>
        </w:rPr>
        <w:t>## 5 Post War                3.21</w:t>
      </w:r>
      <w:r>
        <w:br/>
      </w:r>
      <w:r>
        <w:rPr>
          <w:rStyle w:val="VerbatimChar"/>
        </w:rPr>
        <w:t>## 6 &lt;NA&gt;                    4</w:t>
      </w:r>
    </w:p>
    <w:p w:rsidR="00E3658F" w:rsidRDefault="009A2D63">
      <w:pPr>
        <w:pStyle w:val="SourceCode"/>
        <w:rPr>
          <w:rStyle w:val="NormalTok"/>
        </w:rPr>
      </w:pPr>
      <w:r>
        <w:rPr>
          <w:rStyle w:val="NormalTok"/>
        </w:rPr>
        <w:t xml:space="preserve"> actualprocess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voting_confidence, </w:t>
      </w:r>
      <w:r>
        <w:rPr>
          <w:rStyle w:val="DataTypeTok"/>
        </w:rPr>
        <w:t>y=</w:t>
      </w:r>
      <w:r>
        <w:rPr>
          <w:rStyle w:val="NormalTok"/>
        </w:rPr>
        <w:t xml:space="preserve">generation, </w:t>
      </w:r>
      <w:r>
        <w:rPr>
          <w:rStyle w:val="DataTypeTok"/>
        </w:rPr>
        <w:t>fill =</w:t>
      </w:r>
      <w:r>
        <w:rPr>
          <w:rStyle w:val="NormalTok"/>
        </w:rPr>
        <w:t xml:space="preserve"> generation, </w:t>
      </w:r>
      <w:r>
        <w:rPr>
          <w:rStyle w:val="DataTypeTok"/>
        </w:rPr>
        <w:t>height=</w:t>
      </w:r>
      <w:r>
        <w:rPr>
          <w:rStyle w:val="NormalTok"/>
        </w:rPr>
        <w:t xml:space="preserve">..density..)) </w:t>
      </w:r>
      <w:r>
        <w:rPr>
          <w:rStyle w:val="OperatorTok"/>
        </w:rPr>
        <w:t>+</w:t>
      </w:r>
      <w:r>
        <w:br/>
      </w:r>
      <w:r>
        <w:rPr>
          <w:rStyle w:val="StringTok"/>
        </w:rPr>
        <w:t xml:space="preserve">  </w:t>
      </w:r>
      <w:r>
        <w:rPr>
          <w:rStyle w:val="KeywordTok"/>
        </w:rPr>
        <w:t>geom_joy</w:t>
      </w:r>
      <w:r>
        <w:rPr>
          <w:rStyle w:val="NormalTok"/>
        </w:rPr>
        <w:t>(</w:t>
      </w:r>
      <w:r>
        <w:rPr>
          <w:rStyle w:val="DataTypeTok"/>
        </w:rPr>
        <w:t>scale=</w:t>
      </w:r>
      <w:r>
        <w:rPr>
          <w:rStyle w:val="FloatTok"/>
        </w:rPr>
        <w:t>0.85</w:t>
      </w:r>
      <w:r>
        <w:rPr>
          <w:rStyle w:val="NormalTok"/>
        </w:rPr>
        <w:t xml:space="preserve">) </w:t>
      </w:r>
      <w:r>
        <w:rPr>
          <w:rStyle w:val="OperatorTok"/>
        </w:rPr>
        <w:t>+</w:t>
      </w:r>
      <w:r>
        <w:br/>
      </w:r>
      <w:r>
        <w:rPr>
          <w:rStyle w:val="KeywordTok"/>
        </w:rPr>
        <w:t>labs</w:t>
      </w:r>
      <w:r>
        <w:rPr>
          <w:rStyle w:val="NormalTok"/>
        </w:rPr>
        <w:t>(</w:t>
      </w:r>
      <w:r>
        <w:rPr>
          <w:rStyle w:val="DataTypeTok"/>
        </w:rPr>
        <w:t>title =</w:t>
      </w:r>
      <w:r>
        <w:rPr>
          <w:rStyle w:val="NormalTok"/>
        </w:rPr>
        <w:t xml:space="preserve"> </w:t>
      </w:r>
      <w:r>
        <w:rPr>
          <w:rStyle w:val="StringTok"/>
        </w:rPr>
        <w:t>"Actual Process: How confident are you that voting is secure and safe from fraud?"</w:t>
      </w:r>
      <w:r>
        <w:rPr>
          <w:rStyle w:val="NormalTok"/>
        </w:rPr>
        <w:t xml:space="preserve">) </w:t>
      </w:r>
      <w:r>
        <w:rPr>
          <w:rStyle w:val="OperatorTok"/>
        </w:rPr>
        <w:t>+</w:t>
      </w:r>
      <w:r>
        <w:rPr>
          <w:rStyle w:val="StringTok"/>
        </w:rPr>
        <w:t xml:space="preserve"> </w:t>
      </w:r>
      <w:r>
        <w:br/>
      </w:r>
      <w:r>
        <w:rPr>
          <w:rStyle w:val="KeywordTok"/>
        </w:rPr>
        <w:t>scale_x_continuous</w:t>
      </w:r>
      <w:r>
        <w:rPr>
          <w:rStyle w:val="NormalTok"/>
        </w:rPr>
        <w:t>(</w:t>
      </w:r>
      <w:r>
        <w:rPr>
          <w:rStyle w:val="DataTypeTok"/>
        </w:rPr>
        <w:t>breaks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 xml:space="preserve">"Not at all </w:t>
      </w:r>
      <w:r>
        <w:rPr>
          <w:rStyle w:val="CharTok"/>
        </w:rPr>
        <w:t>\n</w:t>
      </w:r>
      <w:r>
        <w:rPr>
          <w:rStyle w:val="StringTok"/>
        </w:rPr>
        <w:t>confident"</w:t>
      </w:r>
      <w:r>
        <w:rPr>
          <w:rStyle w:val="NormalTok"/>
        </w:rPr>
        <w:t>,</w:t>
      </w:r>
      <w:r>
        <w:br/>
      </w:r>
      <w:r>
        <w:rPr>
          <w:rStyle w:val="NormalTok"/>
        </w:rPr>
        <w:t xml:space="preserve">                                                        </w:t>
      </w:r>
      <w:r>
        <w:rPr>
          <w:rStyle w:val="StringTok"/>
        </w:rPr>
        <w:t xml:space="preserve">"Not very </w:t>
      </w:r>
      <w:r>
        <w:rPr>
          <w:rStyle w:val="CharTok"/>
        </w:rPr>
        <w:t>\n</w:t>
      </w:r>
      <w:r>
        <w:rPr>
          <w:rStyle w:val="StringTok"/>
        </w:rPr>
        <w:t>confident"</w:t>
      </w:r>
      <w:r>
        <w:rPr>
          <w:rStyle w:val="NormalTok"/>
        </w:rPr>
        <w:t>,</w:t>
      </w:r>
      <w:r>
        <w:br/>
      </w:r>
      <w:r>
        <w:rPr>
          <w:rStyle w:val="NormalTok"/>
        </w:rPr>
        <w:t xml:space="preserve">                                                        </w:t>
      </w:r>
      <w:r>
        <w:rPr>
          <w:rStyle w:val="StringTok"/>
        </w:rPr>
        <w:t xml:space="preserve">"Somewhat </w:t>
      </w:r>
      <w:r>
        <w:rPr>
          <w:rStyle w:val="CharTok"/>
        </w:rPr>
        <w:t>\n</w:t>
      </w:r>
      <w:r>
        <w:rPr>
          <w:rStyle w:val="StringTok"/>
        </w:rPr>
        <w:t>confident"</w:t>
      </w:r>
      <w:r>
        <w:rPr>
          <w:rStyle w:val="NormalTok"/>
        </w:rPr>
        <w:t>,</w:t>
      </w:r>
      <w:r>
        <w:br/>
      </w:r>
      <w:r>
        <w:rPr>
          <w:rStyle w:val="NormalTok"/>
        </w:rPr>
        <w:t xml:space="preserve">                                                        </w:t>
      </w:r>
      <w:r>
        <w:rPr>
          <w:rStyle w:val="StringTok"/>
        </w:rPr>
        <w:t xml:space="preserve">"Very </w:t>
      </w:r>
      <w:r>
        <w:rPr>
          <w:rStyle w:val="CharTok"/>
        </w:rPr>
        <w:t>\n</w:t>
      </w:r>
      <w:r>
        <w:rPr>
          <w:rStyle w:val="StringTok"/>
        </w:rPr>
        <w:t>confident"</w:t>
      </w:r>
      <w:r>
        <w:rPr>
          <w:rStyle w:val="NormalTok"/>
        </w:rPr>
        <w:t>))</w:t>
      </w:r>
    </w:p>
    <w:p w:rsidR="00E3658F" w:rsidRDefault="00E3658F">
      <w:pPr>
        <w:pStyle w:val="SourceCode"/>
        <w:rPr>
          <w:rStyle w:val="NormalTok"/>
        </w:rPr>
      </w:pPr>
      <w:r>
        <w:rPr>
          <w:rStyle w:val="NormalTok"/>
        </w:rPr>
        <w:t>actualprocess</w:t>
      </w:r>
    </w:p>
    <w:p w:rsidR="00E3658F" w:rsidRDefault="00E3658F">
      <w:pPr>
        <w:pStyle w:val="SourceCode"/>
        <w:rPr>
          <w:rStyle w:val="NormalTok"/>
        </w:rPr>
      </w:pPr>
      <w:r w:rsidRPr="00E3658F">
        <w:rPr>
          <w:noProof/>
        </w:rPr>
        <w:lastRenderedPageBreak/>
        <w:drawing>
          <wp:anchor distT="0" distB="0" distL="114300" distR="114300" simplePos="0" relativeHeight="251647488" behindDoc="1" locked="0" layoutInCell="1" allowOverlap="1" wp14:anchorId="3E5B764F" wp14:editId="18231DCF">
            <wp:simplePos x="0" y="0"/>
            <wp:positionH relativeFrom="column">
              <wp:posOffset>-748030</wp:posOffset>
            </wp:positionH>
            <wp:positionV relativeFrom="paragraph">
              <wp:posOffset>-481330</wp:posOffset>
            </wp:positionV>
            <wp:extent cx="7360285" cy="4709795"/>
            <wp:effectExtent l="0" t="0" r="0" b="0"/>
            <wp:wrapTight wrapText="bothSides">
              <wp:wrapPolygon edited="0">
                <wp:start x="0" y="0"/>
                <wp:lineTo x="0" y="21492"/>
                <wp:lineTo x="21524" y="21492"/>
                <wp:lineTo x="2152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60285" cy="4709795"/>
                    </a:xfrm>
                    <a:prstGeom prst="rect">
                      <a:avLst/>
                    </a:prstGeom>
                  </pic:spPr>
                </pic:pic>
              </a:graphicData>
            </a:graphic>
            <wp14:sizeRelH relativeFrom="margin">
              <wp14:pctWidth>0</wp14:pctWidth>
            </wp14:sizeRelH>
            <wp14:sizeRelV relativeFrom="margin">
              <wp14:pctHeight>0</wp14:pctHeight>
            </wp14:sizeRelV>
          </wp:anchor>
        </w:drawing>
      </w:r>
    </w:p>
    <w:p w:rsidR="00C23444" w:rsidRDefault="00E3658F">
      <w:pPr>
        <w:pStyle w:val="SourceCode"/>
      </w:pPr>
      <w:r>
        <w:fldChar w:fldCharType="begin"/>
      </w:r>
      <w:r>
        <w:instrText xml:space="preserve"> INCLUDEPICTURE "http://127.0.0.1:28158/graphics/plot_zoom_png?width=1500&amp;height=960" \* MERGEFORMATINET </w:instrText>
      </w:r>
      <w:r>
        <w:fldChar w:fldCharType="separate"/>
      </w:r>
      <w:r w:rsidR="00451184">
        <w:rPr>
          <w:noProof/>
        </w:rPr>
        <mc:AlternateContent>
          <mc:Choice Requires="wps">
            <w:drawing>
              <wp:inline distT="0" distB="0" distL="0" distR="0" wp14:anchorId="4C5FD9DF">
                <wp:extent cx="307975" cy="307975"/>
                <wp:effectExtent l="0" t="0" r="0" b="0"/>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B1047" id="AutoShap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" filled="f" stroked="f">
                <v:path arrowok="t"/>
                <w10:anchorlock/>
              </v:rect>
            </w:pict>
          </mc:Fallback>
        </mc:AlternateContent>
      </w:r>
      <w:r>
        <w:fldChar w:fldCharType="end"/>
      </w:r>
      <w:r w:rsidR="009A2D63">
        <w:br/>
      </w:r>
      <w:r w:rsidR="009A2D63">
        <w:rPr>
          <w:rStyle w:val="NormalTok"/>
        </w:rPr>
        <w:t xml:space="preserve">     </w:t>
      </w:r>
      <w:proofErr w:type="spellStart"/>
      <w:r w:rsidR="009A2D63">
        <w:rPr>
          <w:rStyle w:val="KeywordTok"/>
        </w:rPr>
        <w:t>plot_grid</w:t>
      </w:r>
      <w:proofErr w:type="spellEnd"/>
      <w:r w:rsidR="009A2D63">
        <w:rPr>
          <w:rStyle w:val="NormalTok"/>
        </w:rPr>
        <w:t xml:space="preserve">(electronic, </w:t>
      </w:r>
      <w:proofErr w:type="spellStart"/>
      <w:r w:rsidR="009A2D63">
        <w:rPr>
          <w:rStyle w:val="NormalTok"/>
        </w:rPr>
        <w:t>actualprocess</w:t>
      </w:r>
      <w:proofErr w:type="spellEnd"/>
      <w:r w:rsidR="009A2D63">
        <w:rPr>
          <w:rStyle w:val="NormalTok"/>
        </w:rPr>
        <w:t xml:space="preserve">, </w:t>
      </w:r>
      <w:proofErr w:type="spellStart"/>
      <w:r w:rsidR="009A2D63">
        <w:rPr>
          <w:rStyle w:val="DataTypeTok"/>
        </w:rPr>
        <w:t>ncol</w:t>
      </w:r>
      <w:proofErr w:type="spellEnd"/>
      <w:r w:rsidR="009A2D63">
        <w:rPr>
          <w:rStyle w:val="DataTypeTok"/>
        </w:rPr>
        <w:t xml:space="preserve"> =</w:t>
      </w:r>
      <w:r w:rsidR="009A2D63">
        <w:rPr>
          <w:rStyle w:val="NormalTok"/>
        </w:rPr>
        <w:t xml:space="preserve"> </w:t>
      </w:r>
      <w:r w:rsidR="009A2D63">
        <w:rPr>
          <w:rStyle w:val="DecValTok"/>
        </w:rPr>
        <w:t>2</w:t>
      </w:r>
      <w:r w:rsidR="009A2D63">
        <w:rPr>
          <w:rStyle w:val="NormalTok"/>
        </w:rPr>
        <w:t xml:space="preserve">)                                                   </w:t>
      </w:r>
    </w:p>
    <w:p w:rsidR="00C23444" w:rsidRDefault="009A2D63">
      <w:pPr>
        <w:pStyle w:val="SourceCode"/>
      </w:pPr>
      <w:r>
        <w:rPr>
          <w:rStyle w:val="VerbatimChar"/>
        </w:rPr>
        <w:t>## Picking joint bandwidth of 0.103</w:t>
      </w:r>
    </w:p>
    <w:p w:rsidR="00C23444" w:rsidRDefault="009A2D63">
      <w:pPr>
        <w:pStyle w:val="SourceCode"/>
      </w:pPr>
      <w:r>
        <w:rPr>
          <w:rStyle w:val="VerbatimChar"/>
        </w:rPr>
        <w:t>## Warning: Removed 310 rows containing non-finite values (stat_density_ridges).</w:t>
      </w:r>
    </w:p>
    <w:p w:rsidR="00C23444" w:rsidRDefault="009A2D63">
      <w:pPr>
        <w:pStyle w:val="SourceCode"/>
      </w:pPr>
      <w:r>
        <w:rPr>
          <w:rStyle w:val="VerbatimChar"/>
        </w:rPr>
        <w:t>## Picking joint bandwidth of 0.115</w:t>
      </w:r>
    </w:p>
    <w:p w:rsidR="00C23444" w:rsidRDefault="009A2D63">
      <w:pPr>
        <w:pStyle w:val="SourceCode"/>
      </w:pPr>
      <w:r>
        <w:rPr>
          <w:rStyle w:val="VerbatimChar"/>
        </w:rPr>
        <w:t>## Warning: Removed 272 rows containing non-finite values (stat_density_ridges).</w:t>
      </w:r>
    </w:p>
    <w:p w:rsidR="00C23444" w:rsidRDefault="00C23444">
      <w:pPr>
        <w:pStyle w:val="FirstParagraph"/>
      </w:pPr>
    </w:p>
    <w:p w:rsidR="00E3658F" w:rsidRDefault="00E3658F" w:rsidP="00E3658F">
      <w:pPr>
        <w:pStyle w:val="BodyText"/>
      </w:pPr>
    </w:p>
    <w:p w:rsidR="00E3658F" w:rsidRDefault="00E3658F" w:rsidP="00E3658F">
      <w:pPr>
        <w:pStyle w:val="BodyText"/>
      </w:pPr>
    </w:p>
    <w:p w:rsidR="00E3658F" w:rsidRDefault="00E3658F" w:rsidP="00E3658F">
      <w:pPr>
        <w:pStyle w:val="BodyText"/>
      </w:pPr>
    </w:p>
    <w:p w:rsidR="00E3658F" w:rsidRDefault="00E3658F" w:rsidP="00E3658F">
      <w:pPr>
        <w:pStyle w:val="BodyText"/>
      </w:pPr>
    </w:p>
    <w:p w:rsidR="00E3658F" w:rsidRPr="00E3658F" w:rsidRDefault="00E3658F">
      <w:pPr>
        <w:pStyle w:val="BodyText"/>
      </w:pPr>
      <w:r w:rsidRPr="00E3658F">
        <w:rPr>
          <w:noProof/>
        </w:rPr>
        <w:drawing>
          <wp:anchor distT="0" distB="0" distL="114300" distR="114300" simplePos="0" relativeHeight="251652608" behindDoc="1" locked="0" layoutInCell="1" allowOverlap="1" wp14:anchorId="6EBBE14F" wp14:editId="163B39CF">
            <wp:simplePos x="0" y="0"/>
            <wp:positionH relativeFrom="column">
              <wp:posOffset>-628650</wp:posOffset>
            </wp:positionH>
            <wp:positionV relativeFrom="paragraph">
              <wp:posOffset>-538480</wp:posOffset>
            </wp:positionV>
            <wp:extent cx="7106920" cy="4547870"/>
            <wp:effectExtent l="0" t="0" r="0" b="0"/>
            <wp:wrapTight wrapText="bothSides">
              <wp:wrapPolygon edited="0">
                <wp:start x="0" y="0"/>
                <wp:lineTo x="0" y="21534"/>
                <wp:lineTo x="21538" y="21534"/>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06920" cy="4547870"/>
                    </a:xfrm>
                    <a:prstGeom prst="rect">
                      <a:avLst/>
                    </a:prstGeom>
                  </pic:spPr>
                </pic:pic>
              </a:graphicData>
            </a:graphic>
            <wp14:sizeRelH relativeFrom="margin">
              <wp14:pctWidth>0</wp14:pctWidth>
            </wp14:sizeRelH>
            <wp14:sizeRelV relativeFrom="margin">
              <wp14:pctHeight>0</wp14:pctHeight>
            </wp14:sizeRelV>
          </wp:anchor>
        </w:drawing>
      </w:r>
    </w:p>
    <w:p w:rsidR="00E3658F" w:rsidRDefault="00E3658F">
      <w:pPr>
        <w:pStyle w:val="BodyText"/>
        <w:rPr>
          <w:b/>
        </w:rPr>
      </w:pPr>
    </w:p>
    <w:p w:rsidR="00C23444" w:rsidRDefault="009A2D63">
      <w:pPr>
        <w:pStyle w:val="BodyText"/>
      </w:pPr>
      <w:r>
        <w:rPr>
          <w:b/>
        </w:rPr>
        <w:t>Discussion</w:t>
      </w:r>
    </w:p>
    <w:p w:rsidR="00C23444" w:rsidRDefault="009A2D63">
      <w:pPr>
        <w:pStyle w:val="BodyText"/>
      </w:pPr>
      <w:r>
        <w:rPr>
          <w:i/>
        </w:rPr>
        <w:t>Referencing your visualizations from above, answer the three research questions. For question (3), be sure to describe and justify how you came up with your measure “confidence in the electoral process.”</w:t>
      </w:r>
    </w:p>
    <w:p w:rsidR="00E3658F" w:rsidRDefault="00E3658F">
      <w:pPr>
        <w:pStyle w:val="Compact"/>
        <w:numPr>
          <w:ilvl w:val="0"/>
          <w:numId w:val="2"/>
        </w:numPr>
      </w:pPr>
    </w:p>
    <w:p w:rsidR="00C23444" w:rsidRDefault="009A2D63" w:rsidP="00E3658F">
      <w:pPr>
        <w:pStyle w:val="Compact"/>
        <w:ind w:firstLine="720"/>
      </w:pPr>
      <w:r>
        <w:t xml:space="preserve">I wanted to create a graphic that cleanly showed the age breakdown of the data by generation, in adddition to accurately showcasing the variability inside the generation as well. </w:t>
      </w:r>
      <w:ins w:id="120" w:author="Sanne Smith" w:date="2021-02-20T19:50:00Z">
        <w:r w:rsidR="0045002B">
          <w:t xml:space="preserve">That is a good goal! </w:t>
        </w:r>
      </w:ins>
      <w:r>
        <w:t>Boomers are the largest group in the sample, followed by Millenials, Gen X, Gen Z, and Post War. Boomers also seem to have the most consistent engagement in voting compared to the other generations, while Millenials show the least amount of voter turnout considering their size. For those of Post War generation</w:t>
      </w:r>
      <w:r w:rsidR="00C81A55">
        <w:t xml:space="preserve"> (a considerably smaller group)</w:t>
      </w:r>
      <w:r>
        <w:t>, most of the members that are still alive consistently vote.</w:t>
      </w:r>
    </w:p>
    <w:p w:rsidR="0045002B" w:rsidRPr="00E3658F" w:rsidRDefault="009A2D63" w:rsidP="0045002B">
      <w:pPr>
        <w:pStyle w:val="FirstParagraph"/>
        <w:ind w:firstLine="720"/>
        <w:rPr>
          <w:ins w:id="121" w:author="Sanne Smith" w:date="2021-02-20T19:54:00Z"/>
        </w:rPr>
      </w:pPr>
      <w:r>
        <w:lastRenderedPageBreak/>
        <w:t>My boxplot comparing voting frequency by age and political party is interesting.</w:t>
      </w:r>
      <w:ins w:id="122" w:author="Sanne Smith" w:date="2021-02-20T19:51:00Z">
        <w:r w:rsidR="0045002B">
          <w:t xml:space="preserve"> This was an excellent graph</w:t>
        </w:r>
      </w:ins>
      <w:r>
        <w:t xml:space="preserve"> It looks like in the “always voting” category, there is a much larger variation in age for Republicans than Democrats, possibly showing that young (more likely middle age) </w:t>
      </w:r>
      <w:ins w:id="123" w:author="Sanne Smith" w:date="2021-02-20T19:53:00Z">
        <w:r w:rsidR="0045002B">
          <w:t xml:space="preserve"> a violin plot would have showed that better as it gives you the actual distribution of age </w:t>
        </w:r>
      </w:ins>
      <w:r>
        <w:t xml:space="preserve">Republicans are more likely to vote than middle age Democrats. There means are the same however. In the “sporadic” category, the mean age of Democrats is higher than that of </w:t>
      </w:r>
      <w:r w:rsidRPr="00E3658F">
        <w:t xml:space="preserve">Republicans. It also the same for the “rarely, never” category. In this latter actegory, there looks to be a positive skew, meaning the tail on the right side of the distribution is longer or fatter. The mean and median will be greater than the mode. </w:t>
      </w:r>
      <w:ins w:id="124" w:author="Sanne Smith" w:date="2021-02-20T19:54:00Z">
        <w:r w:rsidR="0045002B">
          <w:t>The mean will be greater than the median.</w:t>
        </w:r>
      </w:ins>
    </w:p>
    <w:p w:rsidR="00C23444" w:rsidRPr="00E3658F" w:rsidDel="0045002B" w:rsidRDefault="009A2D63">
      <w:pPr>
        <w:pStyle w:val="FirstParagraph"/>
        <w:ind w:firstLine="720"/>
        <w:rPr>
          <w:del w:id="125" w:author="Sanne Smith" w:date="2021-02-20T19:54:00Z"/>
        </w:rPr>
      </w:pPr>
      <w:r w:rsidRPr="00E3658F">
        <w:t xml:space="preserve">This contrasts to the “always” category where it is negatively skewed.  </w:t>
      </w:r>
    </w:p>
    <w:p w:rsidR="00E3658F" w:rsidRPr="00E3658F" w:rsidRDefault="00E3658F">
      <w:pPr>
        <w:pStyle w:val="FirstParagraph"/>
        <w:pPrChange w:id="126" w:author="Sanne Smith" w:date="2021-02-20T19:54:00Z">
          <w:pPr>
            <w:pStyle w:val="BodyText"/>
            <w:numPr>
              <w:numId w:val="2"/>
            </w:numPr>
            <w:tabs>
              <w:tab w:val="num" w:pos="0"/>
            </w:tabs>
            <w:ind w:left="480" w:hanging="480"/>
          </w:pPr>
        </w:pPrChange>
      </w:pPr>
    </w:p>
    <w:p w:rsidR="00C23444" w:rsidRDefault="009A2D63">
      <w:pPr>
        <w:pStyle w:val="BodyText"/>
        <w:rPr>
          <w:ins w:id="127" w:author="Sanne Smith" w:date="2021-02-20T19:56:00Z"/>
        </w:rPr>
      </w:pPr>
      <w:r w:rsidRPr="00E3658F">
        <w:t>I decided to keep looking at the difference between generations for this question because I think it gives me interesting insight to what matters to people in each age bracket. Here is what I found for each specific group.</w:t>
      </w:r>
      <w:ins w:id="128" w:author="Sanne Smith" w:date="2021-02-20T19:55:00Z">
        <w:r w:rsidR="0045002B">
          <w:t xml:space="preserve"> It would be helpful </w:t>
        </w:r>
      </w:ins>
      <w:ins w:id="129" w:author="Sanne Smith" w:date="2021-02-20T19:56:00Z">
        <w:r w:rsidR="0045002B">
          <w:t xml:space="preserve">to reference which figure this refers to </w:t>
        </w:r>
      </w:ins>
    </w:p>
    <w:p w:rsidR="0045002B" w:rsidRPr="00E3658F" w:rsidRDefault="0045002B">
      <w:pPr>
        <w:pStyle w:val="BodyText"/>
      </w:pPr>
    </w:p>
    <w:p w:rsidR="00C23444" w:rsidRPr="00E3658F" w:rsidRDefault="009A2D63">
      <w:pPr>
        <w:pStyle w:val="BodyText"/>
        <w:rPr>
          <w:b/>
          <w:bCs/>
          <w:u w:val="single"/>
        </w:rPr>
      </w:pPr>
      <w:r w:rsidRPr="00E3658F">
        <w:rPr>
          <w:b/>
          <w:bCs/>
          <w:u w:val="single"/>
        </w:rPr>
        <w:t>Gen Z:</w:t>
      </w:r>
    </w:p>
    <w:p w:rsidR="00C23444" w:rsidRDefault="009A2D63">
      <w:pPr>
        <w:numPr>
          <w:ilvl w:val="0"/>
          <w:numId w:val="3"/>
        </w:numPr>
      </w:pPr>
      <w:r>
        <w:t>Do Vote: It seems that most people from Gen Z vote because they view voting as their civic duty. Compared to all other generations, they found voting to be the most easy.</w:t>
      </w:r>
    </w:p>
    <w:p w:rsidR="00C23444" w:rsidRDefault="009A2D63">
      <w:pPr>
        <w:numPr>
          <w:ilvl w:val="0"/>
          <w:numId w:val="3"/>
        </w:numPr>
      </w:pPr>
      <w:r>
        <w:t>Don’t Vote: It seems that those who don’t from Gen Z either feel like the system is too broken or it doesn’t matter who wins.</w:t>
      </w:r>
    </w:p>
    <w:p w:rsidR="00C23444" w:rsidRPr="00E3658F" w:rsidRDefault="009A2D63">
      <w:pPr>
        <w:pStyle w:val="FirstParagraph"/>
        <w:rPr>
          <w:b/>
          <w:bCs/>
          <w:u w:val="single"/>
        </w:rPr>
      </w:pPr>
      <w:r w:rsidRPr="00E3658F">
        <w:rPr>
          <w:b/>
          <w:bCs/>
          <w:u w:val="single"/>
        </w:rPr>
        <w:t>Millenials:</w:t>
      </w:r>
    </w:p>
    <w:p w:rsidR="00C23444" w:rsidRDefault="009A2D63">
      <w:pPr>
        <w:numPr>
          <w:ilvl w:val="0"/>
          <w:numId w:val="4"/>
        </w:numPr>
      </w:pPr>
      <w:r>
        <w:t>Do Vote: It seems that most Millenials vote because they view voting as their civic duty.</w:t>
      </w:r>
      <w:r w:rsidR="00E3658F">
        <w:t xml:space="preserve"> </w:t>
      </w:r>
      <w:r>
        <w:t>Compared to all the other generations, Millenials are the most motivated to vote because they care about a specific issue.</w:t>
      </w:r>
    </w:p>
    <w:p w:rsidR="00C23444" w:rsidRDefault="009A2D63">
      <w:pPr>
        <w:numPr>
          <w:ilvl w:val="0"/>
          <w:numId w:val="4"/>
        </w:numPr>
      </w:pPr>
      <w:r>
        <w:t>Don’t Vote: Millenials that don’t vote most often disliked candidates or felt that it didn’t matter who won.</w:t>
      </w:r>
    </w:p>
    <w:p w:rsidR="00C23444" w:rsidRPr="00E3658F" w:rsidRDefault="009A2D63">
      <w:pPr>
        <w:pStyle w:val="FirstParagraph"/>
        <w:rPr>
          <w:b/>
          <w:bCs/>
          <w:u w:val="single"/>
        </w:rPr>
      </w:pPr>
      <w:r w:rsidRPr="00E3658F">
        <w:rPr>
          <w:b/>
          <w:bCs/>
          <w:u w:val="single"/>
        </w:rPr>
        <w:t>Gen X:</w:t>
      </w:r>
    </w:p>
    <w:p w:rsidR="00C23444" w:rsidRDefault="009A2D63">
      <w:pPr>
        <w:numPr>
          <w:ilvl w:val="0"/>
          <w:numId w:val="5"/>
        </w:numPr>
      </w:pPr>
      <w:r>
        <w:t xml:space="preserve">Do Vote: It seems that most people from Gen </w:t>
      </w:r>
      <w:r w:rsidR="00F77442">
        <w:t>X</w:t>
      </w:r>
      <w:r>
        <w:t xml:space="preserve"> vote because they view voting as their civic duty.</w:t>
      </w:r>
    </w:p>
    <w:p w:rsidR="00C23444" w:rsidRDefault="009A2D63">
      <w:pPr>
        <w:numPr>
          <w:ilvl w:val="0"/>
          <w:numId w:val="5"/>
        </w:numPr>
      </w:pPr>
      <w:r>
        <w:t>Don’t Vote: Gen X people that don’t vote most often disliked candidates or felt that it didn’t matter who won.</w:t>
      </w:r>
    </w:p>
    <w:p w:rsidR="00C23444" w:rsidRPr="00E3658F" w:rsidRDefault="009A2D63">
      <w:pPr>
        <w:pStyle w:val="FirstParagraph"/>
        <w:rPr>
          <w:b/>
          <w:bCs/>
          <w:u w:val="single"/>
        </w:rPr>
      </w:pPr>
      <w:r w:rsidRPr="00E3658F">
        <w:rPr>
          <w:b/>
          <w:bCs/>
          <w:u w:val="single"/>
        </w:rPr>
        <w:t>Boomers:</w:t>
      </w:r>
    </w:p>
    <w:p w:rsidR="00C23444" w:rsidRDefault="009A2D63">
      <w:pPr>
        <w:numPr>
          <w:ilvl w:val="0"/>
          <w:numId w:val="6"/>
        </w:numPr>
      </w:pPr>
      <w:r>
        <w:t xml:space="preserve">Do Vote: It seems that most </w:t>
      </w:r>
      <w:r w:rsidR="00F77442">
        <w:t>Boomers</w:t>
      </w:r>
      <w:r>
        <w:t xml:space="preserve"> vote because they view voting as their civic duty.</w:t>
      </w:r>
    </w:p>
    <w:p w:rsidR="00C23444" w:rsidRDefault="009A2D63">
      <w:pPr>
        <w:numPr>
          <w:ilvl w:val="0"/>
          <w:numId w:val="6"/>
        </w:numPr>
      </w:pPr>
      <w:r>
        <w:t>Don’t Vote: Boomers that don’t vote most often disliked candidates.</w:t>
      </w:r>
    </w:p>
    <w:p w:rsidR="00C23444" w:rsidRPr="00E3658F" w:rsidRDefault="009A2D63">
      <w:pPr>
        <w:pStyle w:val="FirstParagraph"/>
        <w:rPr>
          <w:b/>
          <w:bCs/>
          <w:u w:val="single"/>
        </w:rPr>
      </w:pPr>
      <w:r w:rsidRPr="00E3658F">
        <w:rPr>
          <w:b/>
          <w:bCs/>
          <w:u w:val="single"/>
        </w:rPr>
        <w:lastRenderedPageBreak/>
        <w:t>Post War:</w:t>
      </w:r>
    </w:p>
    <w:p w:rsidR="00C23444" w:rsidRDefault="009A2D63">
      <w:pPr>
        <w:numPr>
          <w:ilvl w:val="0"/>
          <w:numId w:val="7"/>
        </w:numPr>
      </w:pPr>
      <w:r>
        <w:t>Do Vote: It seems that most</w:t>
      </w:r>
      <w:r w:rsidR="00F77442">
        <w:t xml:space="preserve"> Post War</w:t>
      </w:r>
      <w:r>
        <w:t xml:space="preserve"> people vote because they view voting as their civic duty. Post War people also displayed the most partisanship as a reason to vote.</w:t>
      </w:r>
    </w:p>
    <w:p w:rsidR="00C23444" w:rsidRDefault="009A2D63">
      <w:pPr>
        <w:numPr>
          <w:ilvl w:val="0"/>
          <w:numId w:val="7"/>
        </w:numPr>
      </w:pPr>
      <w:r>
        <w:t>Don’t Vote: The Post War members that don’t vote most often disliked candidates.</w:t>
      </w:r>
    </w:p>
    <w:p w:rsidR="00E3658F" w:rsidRPr="000935CA" w:rsidRDefault="009A2D63">
      <w:pPr>
        <w:pStyle w:val="FirstParagraph"/>
        <w:rPr>
          <w:rPrChange w:id="130" w:author="Sanne Smith" w:date="2021-02-20T21:21:00Z">
            <w:rPr>
              <w:b/>
            </w:rPr>
          </w:rPrChange>
        </w:rPr>
      </w:pPr>
      <w:r w:rsidRPr="000935CA">
        <w:rPr>
          <w:rPrChange w:id="131" w:author="Sanne Smith" w:date="2021-02-20T21:21:00Z">
            <w:rPr>
              <w:b/>
            </w:rPr>
          </w:rPrChange>
        </w:rPr>
        <w:t xml:space="preserve"> </w:t>
      </w:r>
      <w:ins w:id="132" w:author="Sanne Smith" w:date="2021-02-20T21:20:00Z">
        <w:r w:rsidR="000935CA" w:rsidRPr="000935CA">
          <w:rPr>
            <w:rPrChange w:id="133" w:author="Sanne Smith" w:date="2021-02-20T21:21:00Z">
              <w:rPr>
                <w:b/>
              </w:rPr>
            </w:rPrChange>
          </w:rPr>
          <w:t xml:space="preserve">Very thorough! </w:t>
        </w:r>
      </w:ins>
    </w:p>
    <w:p w:rsidR="00E3658F" w:rsidRDefault="00E3658F">
      <w:pPr>
        <w:pStyle w:val="FirstParagraph"/>
        <w:rPr>
          <w:b/>
        </w:rPr>
      </w:pPr>
    </w:p>
    <w:p w:rsidR="00C23444" w:rsidRDefault="009A2D63">
      <w:pPr>
        <w:pStyle w:val="FirstParagraph"/>
      </w:pPr>
      <w:r>
        <w:t>3.</w:t>
      </w:r>
    </w:p>
    <w:p w:rsidR="00C23444" w:rsidRDefault="009A2D63">
      <w:pPr>
        <w:pStyle w:val="BodyText"/>
      </w:pPr>
      <w:r>
        <w:t>For this question, I calculated people’s confidence in the electoral process by averaging their answers from Question 17, which consisted of a list of the following:</w:t>
      </w:r>
    </w:p>
    <w:p w:rsidR="00C23444" w:rsidRPr="00E3658F" w:rsidRDefault="009A2D63">
      <w:pPr>
        <w:pStyle w:val="Compact"/>
        <w:numPr>
          <w:ilvl w:val="0"/>
          <w:numId w:val="8"/>
        </w:numPr>
        <w:rPr>
          <w:b/>
          <w:bCs/>
        </w:rPr>
      </w:pPr>
      <w:r w:rsidRPr="00E3658F">
        <w:rPr>
          <w:b/>
          <w:bCs/>
        </w:rPr>
        <w:t>In-person voting machines</w:t>
      </w:r>
    </w:p>
    <w:p w:rsidR="00C23444" w:rsidRPr="00E3658F" w:rsidRDefault="009A2D63">
      <w:pPr>
        <w:pStyle w:val="Compact"/>
        <w:numPr>
          <w:ilvl w:val="0"/>
          <w:numId w:val="8"/>
        </w:numPr>
        <w:rPr>
          <w:b/>
          <w:bCs/>
        </w:rPr>
      </w:pPr>
      <w:r w:rsidRPr="00E3658F">
        <w:rPr>
          <w:b/>
          <w:bCs/>
        </w:rPr>
        <w:t>Paper ballots cast in person</w:t>
      </w:r>
    </w:p>
    <w:p w:rsidR="00C23444" w:rsidRPr="00E3658F" w:rsidRDefault="009A2D63">
      <w:pPr>
        <w:pStyle w:val="Compact"/>
        <w:numPr>
          <w:ilvl w:val="0"/>
          <w:numId w:val="8"/>
        </w:numPr>
        <w:rPr>
          <w:b/>
          <w:bCs/>
        </w:rPr>
      </w:pPr>
      <w:r w:rsidRPr="00E3658F">
        <w:rPr>
          <w:b/>
          <w:bCs/>
        </w:rPr>
        <w:t>Paper ballots submitted by mail</w:t>
      </w:r>
    </w:p>
    <w:p w:rsidR="00C23444" w:rsidRPr="00E3658F" w:rsidRDefault="009A2D63">
      <w:pPr>
        <w:pStyle w:val="Compact"/>
        <w:numPr>
          <w:ilvl w:val="0"/>
          <w:numId w:val="8"/>
        </w:numPr>
        <w:rPr>
          <w:b/>
          <w:bCs/>
        </w:rPr>
      </w:pPr>
      <w:r w:rsidRPr="00E3658F">
        <w:rPr>
          <w:b/>
          <w:bCs/>
        </w:rPr>
        <w:t>Electronic votes submitted online or by email</w:t>
      </w:r>
    </w:p>
    <w:p w:rsidR="00C23444" w:rsidRDefault="009A2D63">
      <w:pPr>
        <w:pStyle w:val="FirstParagraph"/>
      </w:pPr>
      <w:r>
        <w:t xml:space="preserve">Even though we aren’t able to vote by electronic ballot, I think it is important to take this measure into consideration. For many members of Gen Z, electronic voting is a definite reality of the future. Failing to consider how this measure plays into the overall electoral process would be a disservice–I am also highly curious to see generational attittudes could be constructed aroudn this issue. Just because America does not yet use electronic voting does not mean that people can not have an opinion on it that is thoughtfully constructed. </w:t>
      </w:r>
      <w:ins w:id="134" w:author="Sanne Smith" w:date="2021-02-20T21:22:00Z">
        <w:r w:rsidR="000935CA">
          <w:t xml:space="preserve">I agree with that </w:t>
        </w:r>
      </w:ins>
      <w:r>
        <w:t xml:space="preserve">Averaging the respondent’s answers gives me an easy way to interpret the differences between </w:t>
      </w:r>
      <w:proofErr w:type="spellStart"/>
      <w:r>
        <w:t>generation.Therefore</w:t>
      </w:r>
      <w:proofErr w:type="spellEnd"/>
      <w:r>
        <w:t>, I created two plots, one that considered electronic voting and one that did not.</w:t>
      </w:r>
      <w:ins w:id="135" w:author="Sanne Smith" w:date="2021-02-20T21:24:00Z">
        <w:r w:rsidR="000935CA">
          <w:t xml:space="preserve"> Good</w:t>
        </w:r>
      </w:ins>
      <w:ins w:id="136" w:author="Sanne Smith" w:date="2021-02-21T21:57:00Z">
        <w:r w:rsidR="00D6056F">
          <w:t>!</w:t>
        </w:r>
      </w:ins>
    </w:p>
    <w:p w:rsidR="00C23444" w:rsidRDefault="009A2D63">
      <w:pPr>
        <w:pStyle w:val="BodyText"/>
      </w:pPr>
      <w:r>
        <w:t>Almost all generations have some outliers that have no confidence in the voting system whatsoever, creating a tale on the density plot. In this electronic voting graph, all the plots appear platykurtic, albeit, it is shaped more like a normal distribution than the graph considering only person-machine, person-ballot, and mail-ballot voting. However, in the electronic graph, most respondents across every generation seem to be somewhat confident in the electoral process. The electronic graph has fewer “extreme” events than the actual process graph. Eliminating electronic voting from the graph brought to light new insights:</w:t>
      </w:r>
      <w:ins w:id="137" w:author="Sanne Smith" w:date="2021-02-21T21:55:00Z">
        <w:r w:rsidR="00D6056F">
          <w:t xml:space="preserve"> </w:t>
        </w:r>
      </w:ins>
    </w:p>
    <w:p w:rsidR="00C23444" w:rsidRPr="00E3658F" w:rsidRDefault="009A2D63">
      <w:pPr>
        <w:pStyle w:val="Compact"/>
        <w:numPr>
          <w:ilvl w:val="0"/>
          <w:numId w:val="9"/>
        </w:numPr>
        <w:rPr>
          <w:b/>
          <w:bCs/>
        </w:rPr>
      </w:pPr>
      <w:r w:rsidRPr="00E3658F">
        <w:rPr>
          <w:b/>
          <w:bCs/>
        </w:rPr>
        <w:t>all generations became skewed to become more confident in the electoral process</w:t>
      </w:r>
      <w:r w:rsidR="005B381E">
        <w:rPr>
          <w:b/>
          <w:bCs/>
        </w:rPr>
        <w:t>.</w:t>
      </w:r>
      <w:r w:rsidR="00F77442">
        <w:rPr>
          <w:b/>
          <w:bCs/>
        </w:rPr>
        <w:t xml:space="preserve"> More people fell into the “very confident” bucket compared to the electronic graph.</w:t>
      </w:r>
    </w:p>
    <w:p w:rsidR="00C23444" w:rsidRPr="00E3658F" w:rsidRDefault="009A2D63">
      <w:pPr>
        <w:pStyle w:val="Compact"/>
        <w:numPr>
          <w:ilvl w:val="0"/>
          <w:numId w:val="9"/>
        </w:numPr>
        <w:rPr>
          <w:b/>
          <w:bCs/>
        </w:rPr>
      </w:pPr>
      <w:r w:rsidRPr="00E3658F">
        <w:rPr>
          <w:b/>
          <w:bCs/>
        </w:rPr>
        <w:t>Boomers and Post War generations seem the most confident in the electoral process, while it appears that Gen X, Millenials, and Gen Z have the most outliers that have no confidence in the system.</w:t>
      </w:r>
      <w:ins w:id="138" w:author="Sanne Smith" w:date="2021-02-21T21:57:00Z">
        <w:r w:rsidR="00D6056F">
          <w:rPr>
            <w:b/>
            <w:bCs/>
          </w:rPr>
          <w:t xml:space="preserve"> Well that is a bit harsh. The</w:t>
        </w:r>
      </w:ins>
      <w:ins w:id="139" w:author="Sanne Smith" w:date="2021-02-21T21:58:00Z">
        <w:r w:rsidR="00D6056F">
          <w:rPr>
            <w:b/>
            <w:bCs/>
          </w:rPr>
          <w:t>y have less confidence, but many do have confidence</w:t>
        </w:r>
      </w:ins>
      <w:ins w:id="140" w:author="Sanne Smith" w:date="2021-02-21T22:04:00Z">
        <w:r w:rsidR="00D6056F">
          <w:rPr>
            <w:b/>
            <w:bCs/>
          </w:rPr>
          <w:t>!</w:t>
        </w:r>
      </w:ins>
    </w:p>
    <w:p w:rsidR="00C23444" w:rsidRPr="00E3658F" w:rsidRDefault="009A2D63">
      <w:pPr>
        <w:pStyle w:val="Compact"/>
        <w:numPr>
          <w:ilvl w:val="0"/>
          <w:numId w:val="9"/>
        </w:numPr>
        <w:pBdr>
          <w:bottom w:val="single" w:sz="6" w:space="1" w:color="auto"/>
        </w:pBdr>
        <w:rPr>
          <w:b/>
          <w:bCs/>
        </w:rPr>
      </w:pPr>
      <w:r w:rsidRPr="00E3658F">
        <w:rPr>
          <w:b/>
          <w:bCs/>
        </w:rPr>
        <w:lastRenderedPageBreak/>
        <w:t>it seems that including electronic voting makes people less confident in the electoral system (rightfully so, after so much hacking on election day!)</w:t>
      </w:r>
    </w:p>
    <w:p w:rsidR="00F77442" w:rsidRPr="00F77442" w:rsidRDefault="00F77442" w:rsidP="00F77442">
      <w:pPr>
        <w:pStyle w:val="BodyText"/>
      </w:pPr>
      <w:r>
        <w:t>Overall takeaway, I believe that Boomers are the most actively engaged in the political system while also believing in it. Millenials, on the other hand, are the most disillusioned and the least participatory in terms of their ratio in the population.</w:t>
      </w:r>
      <w:ins w:id="141" w:author="Sanne Smith" w:date="2021-02-20T21:25:00Z">
        <w:r w:rsidR="00CA614C">
          <w:t xml:space="preserve">  good!</w:t>
        </w:r>
      </w:ins>
    </w:p>
    <w:p w:rsidR="00C23444" w:rsidRDefault="009A2D63">
      <w:r>
        <w:br w:type="page"/>
      </w:r>
    </w:p>
    <w:p w:rsidR="00C23444" w:rsidRDefault="009A2D63">
      <w:pPr>
        <w:pStyle w:val="Heading1"/>
      </w:pPr>
      <w:bookmarkStart w:id="142" w:name="X44b5f97e87757bbd4f283eb0a0f97655b5cf163"/>
      <w:r>
        <w:lastRenderedPageBreak/>
        <w:t>How do people experience voting differently?</w:t>
      </w:r>
      <w:bookmarkEnd w:id="142"/>
    </w:p>
    <w:p w:rsidR="00D6056F" w:rsidRDefault="00273132" w:rsidP="00273132">
      <w:pPr>
        <w:pStyle w:val="SourceCode"/>
        <w:rPr>
          <w:ins w:id="143" w:author="Sanne Smith" w:date="2021-02-21T21:58:00Z"/>
          <w:rStyle w:val="NormalTok"/>
        </w:rPr>
      </w:pPr>
      <w:r>
        <w:rPr>
          <w:rStyle w:val="CommentTok"/>
        </w:rPr>
        <w:t># Include all code required to generate your visualizations here.</w:t>
      </w:r>
      <w:r>
        <w:br/>
      </w:r>
      <w:r>
        <w:br/>
      </w:r>
      <w:r>
        <w:rPr>
          <w:rStyle w:val="CommentTok"/>
        </w:rPr>
        <w:t>#Creation of new variable</w:t>
      </w:r>
      <w:r>
        <w:br/>
      </w:r>
      <w:r>
        <w:rPr>
          <w:rStyle w:val="NormalTok"/>
        </w:rPr>
        <w:t>data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agerange</w:t>
      </w:r>
      <w:proofErr w:type="spellEnd"/>
      <w:r>
        <w:rPr>
          <w:rStyle w:val="DataTypeTok"/>
        </w:rPr>
        <w:t xml:space="preserve"> =</w:t>
      </w:r>
      <w:r>
        <w:rPr>
          <w:rStyle w:val="NormalTok"/>
        </w:rPr>
        <w:t xml:space="preserve"> </w:t>
      </w:r>
      <w:proofErr w:type="spellStart"/>
      <w:r>
        <w:rPr>
          <w:rStyle w:val="KeywordTok"/>
        </w:rPr>
        <w:t>case_when</w:t>
      </w:r>
      <w:proofErr w:type="spellEnd"/>
      <w:r>
        <w:rPr>
          <w:rStyle w:val="NormalTok"/>
        </w:rPr>
        <w:t>(</w:t>
      </w:r>
      <w:proofErr w:type="spellStart"/>
      <w:r>
        <w:rPr>
          <w:rStyle w:val="NormalTok"/>
        </w:rPr>
        <w:t>ppage</w:t>
      </w:r>
      <w:proofErr w:type="spellEnd"/>
      <w:r>
        <w:rPr>
          <w:rStyle w:val="NormalTok"/>
        </w:rPr>
        <w:t xml:space="preserve"> </w:t>
      </w:r>
      <w:r>
        <w:rPr>
          <w:rStyle w:val="OperatorTok"/>
        </w:rPr>
        <w:t>&lt;</w:t>
      </w:r>
      <w:r>
        <w:rPr>
          <w:rStyle w:val="StringTok"/>
        </w:rPr>
        <w:t xml:space="preserve"> </w:t>
      </w:r>
      <w:r>
        <w:rPr>
          <w:rStyle w:val="DecValTok"/>
        </w:rPr>
        <w:t>30</w:t>
      </w:r>
      <w:r>
        <w:rPr>
          <w:rStyle w:val="NormalTok"/>
        </w:rPr>
        <w:t xml:space="preserve"> </w:t>
      </w:r>
      <w:r>
        <w:rPr>
          <w:rStyle w:val="OperatorTok"/>
        </w:rPr>
        <w:t>~</w:t>
      </w:r>
      <w:r>
        <w:rPr>
          <w:rStyle w:val="StringTok"/>
        </w:rPr>
        <w:t xml:space="preserve"> "under 30"</w:t>
      </w:r>
      <w:r>
        <w:rPr>
          <w:rStyle w:val="NormalTok"/>
        </w:rPr>
        <w:t xml:space="preserve">, </w:t>
      </w:r>
      <w:r>
        <w:br/>
      </w:r>
      <w:r>
        <w:rPr>
          <w:rStyle w:val="NormalTok"/>
        </w:rPr>
        <w:t xml:space="preserve">                   </w:t>
      </w:r>
      <w:proofErr w:type="spellStart"/>
      <w:r>
        <w:rPr>
          <w:rStyle w:val="NormalTok"/>
        </w:rPr>
        <w:t>ppage</w:t>
      </w:r>
      <w:proofErr w:type="spellEnd"/>
      <w:r>
        <w:rPr>
          <w:rStyle w:val="NormalTok"/>
        </w:rPr>
        <w:t xml:space="preserve"> </w:t>
      </w:r>
      <w:r>
        <w:rPr>
          <w:rStyle w:val="OperatorTok"/>
        </w:rPr>
        <w:t>&gt;=</w:t>
      </w:r>
      <w:r>
        <w:rPr>
          <w:rStyle w:val="StringTok"/>
        </w:rPr>
        <w:t xml:space="preserve"> </w:t>
      </w:r>
      <w:r>
        <w:rPr>
          <w:rStyle w:val="DecValTok"/>
        </w:rPr>
        <w:t>30</w:t>
      </w:r>
      <w:r>
        <w:rPr>
          <w:rStyle w:val="NormalTok"/>
        </w:rPr>
        <w:t xml:space="preserve"> </w:t>
      </w:r>
      <w:r>
        <w:rPr>
          <w:rStyle w:val="OperatorTok"/>
        </w:rPr>
        <w:t>&amp;</w:t>
      </w:r>
      <w:r>
        <w:rPr>
          <w:rStyle w:val="StringTok"/>
        </w:rPr>
        <w:t xml:space="preserve"> </w:t>
      </w:r>
      <w:proofErr w:type="spellStart"/>
      <w:r>
        <w:rPr>
          <w:rStyle w:val="NormalTok"/>
        </w:rPr>
        <w:t>ppage</w:t>
      </w:r>
      <w:proofErr w:type="spellEnd"/>
      <w:r>
        <w:rPr>
          <w:rStyle w:val="NormalTok"/>
        </w:rPr>
        <w:t xml:space="preserve"> </w:t>
      </w:r>
      <w:r>
        <w:rPr>
          <w:rStyle w:val="OperatorTok"/>
        </w:rPr>
        <w:t>&lt;=</w:t>
      </w:r>
      <w:r>
        <w:rPr>
          <w:rStyle w:val="StringTok"/>
        </w:rPr>
        <w:t xml:space="preserve"> </w:t>
      </w:r>
      <w:r>
        <w:rPr>
          <w:rStyle w:val="DecValTok"/>
        </w:rPr>
        <w:t>65</w:t>
      </w:r>
      <w:r>
        <w:rPr>
          <w:rStyle w:val="NormalTok"/>
        </w:rPr>
        <w:t xml:space="preserve"> </w:t>
      </w:r>
      <w:r>
        <w:rPr>
          <w:rStyle w:val="OperatorTok"/>
        </w:rPr>
        <w:t>~</w:t>
      </w:r>
      <w:r>
        <w:rPr>
          <w:rStyle w:val="StringTok"/>
        </w:rPr>
        <w:t xml:space="preserve"> "30-50"</w:t>
      </w:r>
      <w:r>
        <w:rPr>
          <w:rStyle w:val="NormalTok"/>
        </w:rPr>
        <w:t>,</w:t>
      </w:r>
      <w:r>
        <w:br/>
      </w:r>
      <w:r>
        <w:rPr>
          <w:rStyle w:val="NormalTok"/>
        </w:rPr>
        <w:t xml:space="preserve">                   </w:t>
      </w:r>
      <w:proofErr w:type="spellStart"/>
      <w:r>
        <w:rPr>
          <w:rStyle w:val="NormalTok"/>
        </w:rPr>
        <w:t>ppage</w:t>
      </w:r>
      <w:proofErr w:type="spellEnd"/>
      <w:r>
        <w:rPr>
          <w:rStyle w:val="NormalTok"/>
        </w:rPr>
        <w:t xml:space="preserve"> </w:t>
      </w:r>
      <w:r>
        <w:rPr>
          <w:rStyle w:val="OperatorTok"/>
        </w:rPr>
        <w:t>&gt;</w:t>
      </w:r>
      <w:r>
        <w:rPr>
          <w:rStyle w:val="StringTok"/>
        </w:rPr>
        <w:t xml:space="preserve"> </w:t>
      </w:r>
      <w:r>
        <w:rPr>
          <w:rStyle w:val="DecValTok"/>
        </w:rPr>
        <w:t>50</w:t>
      </w:r>
      <w:r>
        <w:rPr>
          <w:rStyle w:val="NormalTok"/>
        </w:rPr>
        <w:t xml:space="preserve"> </w:t>
      </w:r>
      <w:r>
        <w:rPr>
          <w:rStyle w:val="OperatorTok"/>
        </w:rPr>
        <w:t>~</w:t>
      </w:r>
      <w:r>
        <w:rPr>
          <w:rStyle w:val="StringTok"/>
        </w:rPr>
        <w:t xml:space="preserve"> "over 50"</w:t>
      </w:r>
      <w:r>
        <w:rPr>
          <w:rStyle w:val="NormalTok"/>
        </w:rPr>
        <w:t>)</w:t>
      </w:r>
      <w:ins w:id="144" w:author="Sanne Smith" w:date="2021-02-21T21:58:00Z">
        <w:r w:rsidR="00D6056F">
          <w:rPr>
            <w:rStyle w:val="NormalTok"/>
          </w:rPr>
          <w:t>,</w:t>
        </w:r>
      </w:ins>
    </w:p>
    <w:p w:rsidR="00D6056F" w:rsidRDefault="00D6056F" w:rsidP="00D6056F">
      <w:pPr>
        <w:pStyle w:val="SourceCode"/>
        <w:ind w:firstLine="720"/>
        <w:rPr>
          <w:ins w:id="145" w:author="Sanne Smith" w:date="2021-02-21T21:58:00Z"/>
          <w:rStyle w:val="NormalTok"/>
        </w:rPr>
        <w:pPrChange w:id="146" w:author="Sanne Smith" w:date="2021-02-21T21:58:00Z">
          <w:pPr>
            <w:pStyle w:val="SourceCode"/>
          </w:pPr>
        </w:pPrChange>
      </w:pPr>
      <w:proofErr w:type="spellStart"/>
      <w:ins w:id="147" w:author="Sanne Smith" w:date="2021-02-21T21:58:00Z">
        <w:r>
          <w:rPr>
            <w:rStyle w:val="NormalTok"/>
          </w:rPr>
          <w:t>Agerange</w:t>
        </w:r>
      </w:ins>
      <w:proofErr w:type="spellEnd"/>
      <w:ins w:id="148" w:author="Sanne Smith" w:date="2021-02-21T21:59:00Z">
        <w:r>
          <w:rPr>
            <w:rStyle w:val="NormalTok"/>
          </w:rPr>
          <w:t xml:space="preserve"> = </w:t>
        </w:r>
        <w:r>
          <w:rPr>
            <w:rStyle w:val="KeywordTok"/>
          </w:rPr>
          <w:t>factor</w:t>
        </w:r>
        <w:r>
          <w:rPr>
            <w:rStyle w:val="NormalTok"/>
          </w:rPr>
          <w:t>(</w:t>
        </w:r>
        <w:proofErr w:type="spellStart"/>
        <w:r>
          <w:rPr>
            <w:rStyle w:val="NormalTok"/>
          </w:rPr>
          <w:t>data</w:t>
        </w:r>
        <w:r>
          <w:rPr>
            <w:rStyle w:val="OperatorTok"/>
          </w:rPr>
          <w:t>$</w:t>
        </w:r>
        <w:r>
          <w:rPr>
            <w:rStyle w:val="NormalTok"/>
          </w:rPr>
          <w:t>agerange</w:t>
        </w:r>
        <w:proofErr w:type="spellEnd"/>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"under 30"</w:t>
        </w:r>
        <w:r>
          <w:rPr>
            <w:rStyle w:val="NormalTok"/>
          </w:rPr>
          <w:t xml:space="preserve">, </w:t>
        </w:r>
        <w:r>
          <w:rPr>
            <w:rStyle w:val="StringTok"/>
          </w:rPr>
          <w:t>"30-50"</w:t>
        </w:r>
        <w:r>
          <w:rPr>
            <w:rStyle w:val="NormalTok"/>
          </w:rPr>
          <w:t xml:space="preserve">, </w:t>
        </w:r>
        <w:r>
          <w:rPr>
            <w:rStyle w:val="StringTok"/>
          </w:rPr>
          <w:t>"over 50"</w:t>
        </w:r>
        <w:r>
          <w:rPr>
            <w:rStyle w:val="NormalTok"/>
          </w:rPr>
          <w:t>))</w:t>
        </w:r>
      </w:ins>
      <w:r w:rsidR="00273132">
        <w:rPr>
          <w:rStyle w:val="NormalTok"/>
        </w:rPr>
        <w:t>)</w:t>
      </w:r>
      <w:r w:rsidR="00273132">
        <w:br/>
      </w:r>
      <w:proofErr w:type="spellStart"/>
      <w:r w:rsidR="00273132">
        <w:rPr>
          <w:rStyle w:val="NormalTok"/>
        </w:rPr>
        <w:t>data</w:t>
      </w:r>
      <w:r w:rsidR="00273132">
        <w:rPr>
          <w:rStyle w:val="OperatorTok"/>
        </w:rPr>
        <w:t>$</w:t>
      </w:r>
      <w:r w:rsidR="00273132">
        <w:rPr>
          <w:rStyle w:val="NormalTok"/>
        </w:rPr>
        <w:t>agerange</w:t>
      </w:r>
      <w:proofErr w:type="spellEnd"/>
      <w:r w:rsidR="00273132">
        <w:rPr>
          <w:rStyle w:val="NormalTok"/>
        </w:rPr>
        <w:t xml:space="preserve"> &lt;-</w:t>
      </w:r>
      <w:r w:rsidR="00273132">
        <w:rPr>
          <w:rStyle w:val="StringTok"/>
        </w:rPr>
        <w:t xml:space="preserve"> </w:t>
      </w:r>
      <w:r w:rsidR="00273132">
        <w:rPr>
          <w:rStyle w:val="KeywordTok"/>
        </w:rPr>
        <w:t>factor</w:t>
      </w:r>
      <w:r w:rsidR="00273132">
        <w:rPr>
          <w:rStyle w:val="NormalTok"/>
        </w:rPr>
        <w:t>(</w:t>
      </w:r>
      <w:proofErr w:type="spellStart"/>
      <w:r w:rsidR="00273132">
        <w:rPr>
          <w:rStyle w:val="NormalTok"/>
        </w:rPr>
        <w:t>data</w:t>
      </w:r>
      <w:r w:rsidR="00273132">
        <w:rPr>
          <w:rStyle w:val="OperatorTok"/>
        </w:rPr>
        <w:t>$</w:t>
      </w:r>
      <w:r w:rsidR="00273132">
        <w:rPr>
          <w:rStyle w:val="NormalTok"/>
        </w:rPr>
        <w:t>agerange</w:t>
      </w:r>
      <w:proofErr w:type="spellEnd"/>
      <w:r w:rsidR="00273132">
        <w:rPr>
          <w:rStyle w:val="NormalTok"/>
        </w:rPr>
        <w:t xml:space="preserve">, </w:t>
      </w:r>
      <w:r w:rsidR="00273132">
        <w:rPr>
          <w:rStyle w:val="DataTypeTok"/>
        </w:rPr>
        <w:t>levels =</w:t>
      </w:r>
      <w:r w:rsidR="00273132">
        <w:rPr>
          <w:rStyle w:val="NormalTok"/>
        </w:rPr>
        <w:t xml:space="preserve"> </w:t>
      </w:r>
      <w:r w:rsidR="00273132">
        <w:rPr>
          <w:rStyle w:val="KeywordTok"/>
        </w:rPr>
        <w:t>c</w:t>
      </w:r>
      <w:r w:rsidR="00273132">
        <w:rPr>
          <w:rStyle w:val="NormalTok"/>
        </w:rPr>
        <w:t>(</w:t>
      </w:r>
      <w:r w:rsidR="00273132">
        <w:rPr>
          <w:rStyle w:val="StringTok"/>
        </w:rPr>
        <w:t>"under 30"</w:t>
      </w:r>
      <w:r w:rsidR="00273132">
        <w:rPr>
          <w:rStyle w:val="NormalTok"/>
        </w:rPr>
        <w:t xml:space="preserve">, </w:t>
      </w:r>
      <w:r w:rsidR="00273132">
        <w:rPr>
          <w:rStyle w:val="StringTok"/>
        </w:rPr>
        <w:t>"30-50"</w:t>
      </w:r>
      <w:r w:rsidR="00273132">
        <w:rPr>
          <w:rStyle w:val="NormalTok"/>
        </w:rPr>
        <w:t xml:space="preserve">, </w:t>
      </w:r>
      <w:r w:rsidR="00273132">
        <w:rPr>
          <w:rStyle w:val="StringTok"/>
        </w:rPr>
        <w:t>"over 50"</w:t>
      </w:r>
      <w:r w:rsidR="00273132">
        <w:rPr>
          <w:rStyle w:val="NormalTok"/>
        </w:rPr>
        <w:t>))</w:t>
      </w:r>
    </w:p>
    <w:p w:rsidR="00D6056F" w:rsidRDefault="00D6056F" w:rsidP="00273132">
      <w:pPr>
        <w:pStyle w:val="SourceCode"/>
        <w:rPr>
          <w:ins w:id="149" w:author="Sanne Smith" w:date="2021-02-21T21:59:00Z"/>
        </w:rPr>
      </w:pPr>
    </w:p>
    <w:p w:rsidR="00273132" w:rsidRPr="00D6056F" w:rsidRDefault="00D6056F" w:rsidP="00273132">
      <w:pPr>
        <w:pStyle w:val="SourceCode"/>
        <w:rPr>
          <w:rFonts w:ascii="Consolas" w:hAnsi="Consolas"/>
          <w:sz w:val="22"/>
          <w:shd w:val="clear" w:color="auto" w:fill="F8F8F8"/>
          <w:rPrChange w:id="150" w:author="Sanne Smith" w:date="2021-02-21T21:58:00Z">
            <w:rPr/>
          </w:rPrChange>
        </w:rPr>
      </w:pPr>
      <w:ins w:id="151" w:author="Sanne Smith" w:date="2021-02-21T21:59:00Z">
        <w:r>
          <w:t>You can easily put the factor conversion in the block of mutations</w:t>
        </w:r>
      </w:ins>
      <w:r w:rsidR="00273132">
        <w:br/>
      </w:r>
      <w:r w:rsidR="00273132">
        <w:br/>
      </w:r>
      <w:r w:rsidR="00273132">
        <w:rPr>
          <w:rStyle w:val="NormalTok"/>
        </w:rPr>
        <w:t>Democrats &lt;-</w:t>
      </w:r>
      <w:r w:rsidR="00273132">
        <w:rPr>
          <w:rStyle w:val="StringTok"/>
        </w:rPr>
        <w:t xml:space="preserve"> </w:t>
      </w:r>
      <w:r w:rsidR="00273132">
        <w:rPr>
          <w:rStyle w:val="NormalTok"/>
        </w:rPr>
        <w:t xml:space="preserve">data </w:t>
      </w:r>
      <w:r w:rsidR="00273132">
        <w:rPr>
          <w:rStyle w:val="OperatorTok"/>
        </w:rPr>
        <w:t>%&gt;%</w:t>
      </w:r>
      <w:r w:rsidR="00273132">
        <w:rPr>
          <w:rStyle w:val="StringTok"/>
        </w:rPr>
        <w:t xml:space="preserve"> </w:t>
      </w:r>
      <w:r w:rsidR="00273132">
        <w:br/>
      </w:r>
      <w:r w:rsidR="00273132">
        <w:rPr>
          <w:rStyle w:val="StringTok"/>
        </w:rPr>
        <w:t xml:space="preserve">  </w:t>
      </w:r>
      <w:r w:rsidR="00273132">
        <w:rPr>
          <w:rStyle w:val="KeywordTok"/>
        </w:rPr>
        <w:t>filter</w:t>
      </w:r>
      <w:r w:rsidR="00273132">
        <w:rPr>
          <w:rStyle w:val="NormalTok"/>
        </w:rPr>
        <w:t>(</w:t>
      </w:r>
      <w:proofErr w:type="spellStart"/>
      <w:r w:rsidR="00273132">
        <w:rPr>
          <w:rStyle w:val="NormalTok"/>
        </w:rPr>
        <w:t>political_affiliation</w:t>
      </w:r>
      <w:proofErr w:type="spellEnd"/>
      <w:r w:rsidR="00273132">
        <w:rPr>
          <w:rStyle w:val="NormalTok"/>
        </w:rPr>
        <w:t xml:space="preserve"> </w:t>
      </w:r>
      <w:r w:rsidR="00273132">
        <w:rPr>
          <w:rStyle w:val="OperatorTok"/>
        </w:rPr>
        <w:t>==</w:t>
      </w:r>
      <w:r w:rsidR="00273132">
        <w:rPr>
          <w:rStyle w:val="StringTok"/>
        </w:rPr>
        <w:t xml:space="preserve"> "Democrat"</w:t>
      </w:r>
      <w:r w:rsidR="00273132">
        <w:rPr>
          <w:rStyle w:val="NormalTok"/>
        </w:rPr>
        <w:t>)</w:t>
      </w:r>
      <w:r w:rsidR="00273132">
        <w:br/>
      </w:r>
      <w:r w:rsidR="00273132">
        <w:rPr>
          <w:rStyle w:val="NormalTok"/>
        </w:rPr>
        <w:t xml:space="preserve">  </w:t>
      </w:r>
      <w:r w:rsidR="00273132">
        <w:br/>
      </w:r>
      <w:r w:rsidR="00273132">
        <w:rPr>
          <w:rStyle w:val="NormalTok"/>
        </w:rPr>
        <w:t>Republicans &lt;-</w:t>
      </w:r>
      <w:r w:rsidR="00273132">
        <w:rPr>
          <w:rStyle w:val="StringTok"/>
        </w:rPr>
        <w:t xml:space="preserve"> </w:t>
      </w:r>
      <w:r w:rsidR="00273132">
        <w:rPr>
          <w:rStyle w:val="NormalTok"/>
        </w:rPr>
        <w:t xml:space="preserve">data </w:t>
      </w:r>
      <w:r w:rsidR="00273132">
        <w:rPr>
          <w:rStyle w:val="OperatorTok"/>
        </w:rPr>
        <w:t>%&gt;%</w:t>
      </w:r>
      <w:r w:rsidR="00273132">
        <w:rPr>
          <w:rStyle w:val="StringTok"/>
        </w:rPr>
        <w:t xml:space="preserve"> </w:t>
      </w:r>
      <w:r w:rsidR="00273132">
        <w:br/>
      </w:r>
      <w:r w:rsidR="00273132">
        <w:rPr>
          <w:rStyle w:val="StringTok"/>
        </w:rPr>
        <w:t xml:space="preserve">  </w:t>
      </w:r>
      <w:r w:rsidR="00273132">
        <w:rPr>
          <w:rStyle w:val="KeywordTok"/>
        </w:rPr>
        <w:t>filter</w:t>
      </w:r>
      <w:r w:rsidR="00273132">
        <w:rPr>
          <w:rStyle w:val="NormalTok"/>
        </w:rPr>
        <w:t>(</w:t>
      </w:r>
      <w:proofErr w:type="spellStart"/>
      <w:r w:rsidR="00273132">
        <w:rPr>
          <w:rStyle w:val="NormalTok"/>
        </w:rPr>
        <w:t>political_affiliation</w:t>
      </w:r>
      <w:proofErr w:type="spellEnd"/>
      <w:r w:rsidR="00273132">
        <w:rPr>
          <w:rStyle w:val="NormalTok"/>
        </w:rPr>
        <w:t xml:space="preserve"> </w:t>
      </w:r>
      <w:r w:rsidR="00273132">
        <w:rPr>
          <w:rStyle w:val="OperatorTok"/>
        </w:rPr>
        <w:t>==</w:t>
      </w:r>
      <w:r w:rsidR="00273132">
        <w:rPr>
          <w:rStyle w:val="StringTok"/>
        </w:rPr>
        <w:t xml:space="preserve"> "Republican"</w:t>
      </w:r>
      <w:r w:rsidR="00273132">
        <w:rPr>
          <w:rStyle w:val="NormalTok"/>
        </w:rPr>
        <w:t>)</w:t>
      </w:r>
      <w:r w:rsidR="00273132">
        <w:br/>
      </w:r>
      <w:r w:rsidR="00273132">
        <w:br/>
      </w:r>
      <w:r w:rsidR="00273132">
        <w:br/>
      </w:r>
      <w:r w:rsidR="00273132">
        <w:rPr>
          <w:rStyle w:val="NormalTok"/>
        </w:rPr>
        <w:t xml:space="preserve">  </w:t>
      </w:r>
      <w:r w:rsidR="00273132">
        <w:br/>
      </w:r>
      <w:r w:rsidR="00273132">
        <w:rPr>
          <w:rStyle w:val="NormalTok"/>
        </w:rPr>
        <w:t xml:space="preserve"> </w:t>
      </w:r>
      <w:proofErr w:type="spellStart"/>
      <w:r w:rsidR="00273132">
        <w:rPr>
          <w:rStyle w:val="KeywordTok"/>
        </w:rPr>
        <w:t>ggplot</w:t>
      </w:r>
      <w:proofErr w:type="spellEnd"/>
      <w:r w:rsidR="00273132">
        <w:rPr>
          <w:rStyle w:val="NormalTok"/>
        </w:rPr>
        <w:t xml:space="preserve">(Democrats, </w:t>
      </w:r>
      <w:proofErr w:type="spellStart"/>
      <w:r w:rsidR="00273132">
        <w:rPr>
          <w:rStyle w:val="KeywordTok"/>
        </w:rPr>
        <w:t>aes</w:t>
      </w:r>
      <w:proofErr w:type="spellEnd"/>
      <w:r w:rsidR="00273132">
        <w:rPr>
          <w:rStyle w:val="NormalTok"/>
        </w:rPr>
        <w:t>(</w:t>
      </w:r>
      <w:r w:rsidR="00273132">
        <w:rPr>
          <w:rStyle w:val="DataTypeTok"/>
        </w:rPr>
        <w:t>x=</w:t>
      </w:r>
      <w:proofErr w:type="spellStart"/>
      <w:r w:rsidR="00273132">
        <w:rPr>
          <w:rStyle w:val="NormalTok"/>
        </w:rPr>
        <w:t>agerange</w:t>
      </w:r>
      <w:proofErr w:type="spellEnd"/>
      <w:r w:rsidR="00273132">
        <w:rPr>
          <w:rStyle w:val="NormalTok"/>
        </w:rPr>
        <w:t xml:space="preserve">, </w:t>
      </w:r>
      <w:r w:rsidR="00273132">
        <w:rPr>
          <w:rStyle w:val="DataTypeTok"/>
        </w:rPr>
        <w:t>fill=</w:t>
      </w:r>
      <w:proofErr w:type="spellStart"/>
      <w:r w:rsidR="00273132">
        <w:rPr>
          <w:rStyle w:val="NormalTok"/>
        </w:rPr>
        <w:t>attitude_toward_voting</w:t>
      </w:r>
      <w:proofErr w:type="spellEnd"/>
      <w:r w:rsidR="00273132">
        <w:rPr>
          <w:rStyle w:val="NormalTok"/>
        </w:rPr>
        <w:t xml:space="preserve">)) </w:t>
      </w:r>
      <w:r w:rsidR="00273132">
        <w:rPr>
          <w:rStyle w:val="OperatorTok"/>
        </w:rPr>
        <w:t>+</w:t>
      </w:r>
      <w:r w:rsidR="00273132">
        <w:br/>
      </w:r>
      <w:r w:rsidR="00273132">
        <w:rPr>
          <w:rStyle w:val="StringTok"/>
        </w:rPr>
        <w:t xml:space="preserve"> </w:t>
      </w:r>
      <w:proofErr w:type="spellStart"/>
      <w:r w:rsidR="00273132">
        <w:rPr>
          <w:rStyle w:val="KeywordTok"/>
        </w:rPr>
        <w:t>geom_histogram</w:t>
      </w:r>
      <w:proofErr w:type="spellEnd"/>
      <w:r w:rsidR="00273132">
        <w:rPr>
          <w:rStyle w:val="NormalTok"/>
        </w:rPr>
        <w:t>(</w:t>
      </w:r>
      <w:r w:rsidR="00273132">
        <w:rPr>
          <w:rStyle w:val="DataTypeTok"/>
        </w:rPr>
        <w:t>stat =</w:t>
      </w:r>
      <w:r w:rsidR="00273132">
        <w:rPr>
          <w:rStyle w:val="NormalTok"/>
        </w:rPr>
        <w:t xml:space="preserve"> </w:t>
      </w:r>
      <w:r w:rsidR="00273132">
        <w:rPr>
          <w:rStyle w:val="StringTok"/>
        </w:rPr>
        <w:t>"count"</w:t>
      </w:r>
      <w:r w:rsidR="00273132">
        <w:rPr>
          <w:rStyle w:val="NormalTok"/>
        </w:rPr>
        <w:t xml:space="preserve">) </w:t>
      </w:r>
      <w:r w:rsidR="00273132">
        <w:rPr>
          <w:rStyle w:val="OperatorTok"/>
        </w:rPr>
        <w:t>+</w:t>
      </w:r>
      <w:r w:rsidR="00273132">
        <w:br/>
      </w:r>
      <w:r w:rsidR="00273132">
        <w:rPr>
          <w:rStyle w:val="StringTok"/>
        </w:rPr>
        <w:t xml:space="preserve">  </w:t>
      </w:r>
      <w:r w:rsidR="00273132">
        <w:rPr>
          <w:rStyle w:val="KeywordTok"/>
        </w:rPr>
        <w:t>labs</w:t>
      </w:r>
      <w:r w:rsidR="00273132">
        <w:rPr>
          <w:rStyle w:val="NormalTok"/>
        </w:rPr>
        <w:t>(</w:t>
      </w:r>
      <w:r w:rsidR="00273132">
        <w:rPr>
          <w:rStyle w:val="DataTypeTok"/>
        </w:rPr>
        <w:t>x =</w:t>
      </w:r>
      <w:r w:rsidR="00273132">
        <w:rPr>
          <w:rStyle w:val="NormalTok"/>
        </w:rPr>
        <w:t xml:space="preserve"> </w:t>
      </w:r>
      <w:r w:rsidR="00273132">
        <w:rPr>
          <w:rStyle w:val="StringTok"/>
        </w:rPr>
        <w:t>"Age Category"</w:t>
      </w:r>
      <w:r w:rsidR="00273132">
        <w:rPr>
          <w:rStyle w:val="NormalTok"/>
        </w:rPr>
        <w:t>,</w:t>
      </w:r>
      <w:r w:rsidR="00273132">
        <w:br/>
      </w:r>
      <w:r w:rsidR="00273132">
        <w:rPr>
          <w:rStyle w:val="NormalTok"/>
        </w:rPr>
        <w:t xml:space="preserve">       </w:t>
      </w:r>
      <w:r w:rsidR="00273132">
        <w:rPr>
          <w:rStyle w:val="DataTypeTok"/>
        </w:rPr>
        <w:t>y =</w:t>
      </w:r>
      <w:r w:rsidR="00273132">
        <w:rPr>
          <w:rStyle w:val="NormalTok"/>
        </w:rPr>
        <w:t xml:space="preserve"> </w:t>
      </w:r>
      <w:r w:rsidR="00273132">
        <w:rPr>
          <w:rStyle w:val="StringTok"/>
        </w:rPr>
        <w:t>"Count"</w:t>
      </w:r>
      <w:r w:rsidR="00273132">
        <w:rPr>
          <w:rStyle w:val="NormalTok"/>
        </w:rPr>
        <w:t>,</w:t>
      </w:r>
      <w:r w:rsidR="00273132">
        <w:br/>
      </w:r>
      <w:r w:rsidR="00273132">
        <w:rPr>
          <w:rStyle w:val="NormalTok"/>
        </w:rPr>
        <w:t xml:space="preserve">       </w:t>
      </w:r>
      <w:r w:rsidR="00273132">
        <w:rPr>
          <w:rStyle w:val="DataTypeTok"/>
        </w:rPr>
        <w:t>fill =</w:t>
      </w:r>
      <w:r w:rsidR="00273132">
        <w:rPr>
          <w:rStyle w:val="NormalTok"/>
        </w:rPr>
        <w:t xml:space="preserve"> </w:t>
      </w:r>
      <w:r w:rsidR="00273132">
        <w:rPr>
          <w:rStyle w:val="StringTok"/>
        </w:rPr>
        <w:t>"Attitude Toward Voting"</w:t>
      </w:r>
      <w:r w:rsidR="00273132">
        <w:rPr>
          <w:rStyle w:val="NormalTok"/>
        </w:rPr>
        <w:t xml:space="preserve">, </w:t>
      </w:r>
      <w:r w:rsidR="00273132">
        <w:br/>
      </w:r>
      <w:r w:rsidR="00273132">
        <w:rPr>
          <w:rStyle w:val="NormalTok"/>
        </w:rPr>
        <w:t xml:space="preserve">       </w:t>
      </w:r>
      <w:r w:rsidR="00273132">
        <w:rPr>
          <w:rStyle w:val="DataTypeTok"/>
        </w:rPr>
        <w:t>title =</w:t>
      </w:r>
      <w:r w:rsidR="00273132">
        <w:rPr>
          <w:rStyle w:val="NormalTok"/>
        </w:rPr>
        <w:t xml:space="preserve"> </w:t>
      </w:r>
      <w:r w:rsidR="00273132">
        <w:rPr>
          <w:rStyle w:val="StringTok"/>
        </w:rPr>
        <w:t>"Democrats"</w:t>
      </w:r>
      <w:r w:rsidR="00273132">
        <w:rPr>
          <w:rStyle w:val="NormalTok"/>
        </w:rPr>
        <w:t>,</w:t>
      </w:r>
      <w:r w:rsidR="00273132">
        <w:br/>
      </w:r>
      <w:r w:rsidR="00273132">
        <w:rPr>
          <w:rStyle w:val="NormalTok"/>
        </w:rPr>
        <w:t xml:space="preserve">       </w:t>
      </w:r>
      <w:r w:rsidR="00273132">
        <w:rPr>
          <w:rStyle w:val="DataTypeTok"/>
        </w:rPr>
        <w:t>subtitle =</w:t>
      </w:r>
      <w:r w:rsidR="00273132">
        <w:rPr>
          <w:rStyle w:val="NormalTok"/>
        </w:rPr>
        <w:t xml:space="preserve"> </w:t>
      </w:r>
      <w:r w:rsidR="00273132">
        <w:rPr>
          <w:rStyle w:val="StringTok"/>
        </w:rPr>
        <w:t>"Box plot of Age and Attitude toward Voting"</w:t>
      </w:r>
      <w:r w:rsidR="00273132">
        <w:rPr>
          <w:rStyle w:val="NormalTok"/>
        </w:rPr>
        <w:t xml:space="preserve">)  </w:t>
      </w:r>
      <w:r w:rsidR="00273132">
        <w:rPr>
          <w:rStyle w:val="OperatorTok"/>
        </w:rPr>
        <w:t>+</w:t>
      </w:r>
      <w:r w:rsidR="00273132">
        <w:br/>
      </w:r>
      <w:r w:rsidR="00273132">
        <w:rPr>
          <w:rStyle w:val="StringTok"/>
        </w:rPr>
        <w:t xml:space="preserve">       </w:t>
      </w:r>
      <w:proofErr w:type="spellStart"/>
      <w:r w:rsidR="00273132">
        <w:rPr>
          <w:rStyle w:val="KeywordTok"/>
        </w:rPr>
        <w:t>scale_fill_manual</w:t>
      </w:r>
      <w:proofErr w:type="spellEnd"/>
      <w:r w:rsidR="00273132">
        <w:rPr>
          <w:rStyle w:val="NormalTok"/>
        </w:rPr>
        <w:t>(</w:t>
      </w:r>
      <w:r w:rsidR="00273132">
        <w:rPr>
          <w:rStyle w:val="DataTypeTok"/>
        </w:rPr>
        <w:t>values =</w:t>
      </w:r>
      <w:r w:rsidR="00273132">
        <w:rPr>
          <w:rStyle w:val="NormalTok"/>
        </w:rPr>
        <w:t xml:space="preserve"> </w:t>
      </w:r>
      <w:r w:rsidR="00273132">
        <w:rPr>
          <w:rStyle w:val="KeywordTok"/>
        </w:rPr>
        <w:t>c</w:t>
      </w:r>
      <w:r w:rsidR="00273132">
        <w:rPr>
          <w:rStyle w:val="NormalTok"/>
        </w:rPr>
        <w:t>(</w:t>
      </w:r>
      <w:r w:rsidR="00273132">
        <w:rPr>
          <w:rStyle w:val="StringTok"/>
        </w:rPr>
        <w:t>"red"</w:t>
      </w:r>
      <w:r w:rsidR="00273132">
        <w:rPr>
          <w:rStyle w:val="NormalTok"/>
        </w:rPr>
        <w:t xml:space="preserve">, </w:t>
      </w:r>
      <w:r w:rsidR="00273132">
        <w:rPr>
          <w:rStyle w:val="StringTok"/>
        </w:rPr>
        <w:t>"</w:t>
      </w:r>
      <w:proofErr w:type="spellStart"/>
      <w:r w:rsidR="00273132">
        <w:rPr>
          <w:rStyle w:val="StringTok"/>
        </w:rPr>
        <w:t>royalblue</w:t>
      </w:r>
      <w:proofErr w:type="spellEnd"/>
      <w:r w:rsidR="00273132">
        <w:rPr>
          <w:rStyle w:val="StringTok"/>
        </w:rPr>
        <w:t>"</w:t>
      </w:r>
      <w:r w:rsidR="00273132">
        <w:rPr>
          <w:rStyle w:val="NormalTok"/>
        </w:rPr>
        <w:t xml:space="preserve">)) </w:t>
      </w:r>
      <w:r w:rsidR="00273132">
        <w:rPr>
          <w:rStyle w:val="OperatorTok"/>
        </w:rPr>
        <w:t>+</w:t>
      </w:r>
      <w:r w:rsidR="00273132">
        <w:rPr>
          <w:rStyle w:val="StringTok"/>
        </w:rPr>
        <w:t xml:space="preserve"> </w:t>
      </w:r>
      <w:r w:rsidR="00273132">
        <w:br/>
      </w:r>
      <w:r w:rsidR="00273132">
        <w:rPr>
          <w:rStyle w:val="StringTok"/>
        </w:rPr>
        <w:t xml:space="preserve">       </w:t>
      </w:r>
      <w:r w:rsidR="00273132">
        <w:rPr>
          <w:rStyle w:val="KeywordTok"/>
        </w:rPr>
        <w:t>theme</w:t>
      </w:r>
      <w:r w:rsidR="00273132">
        <w:rPr>
          <w:rStyle w:val="NormalTok"/>
        </w:rPr>
        <w:t>(</w:t>
      </w:r>
      <w:r w:rsidR="00273132">
        <w:br/>
      </w:r>
      <w:r w:rsidR="00273132">
        <w:rPr>
          <w:rStyle w:val="NormalTok"/>
        </w:rPr>
        <w:t xml:space="preserve">  </w:t>
      </w:r>
      <w:proofErr w:type="spellStart"/>
      <w:r w:rsidR="00273132">
        <w:rPr>
          <w:rStyle w:val="DataTypeTok"/>
        </w:rPr>
        <w:t>panel.background</w:t>
      </w:r>
      <w:proofErr w:type="spellEnd"/>
      <w:r w:rsidR="00273132">
        <w:rPr>
          <w:rStyle w:val="DataTypeTok"/>
        </w:rPr>
        <w:t xml:space="preserve"> =</w:t>
      </w:r>
      <w:r w:rsidR="00273132">
        <w:rPr>
          <w:rStyle w:val="NormalTok"/>
        </w:rPr>
        <w:t xml:space="preserve"> </w:t>
      </w:r>
      <w:proofErr w:type="spellStart"/>
      <w:r w:rsidR="00273132">
        <w:rPr>
          <w:rStyle w:val="KeywordTok"/>
        </w:rPr>
        <w:t>element_rect</w:t>
      </w:r>
      <w:proofErr w:type="spellEnd"/>
      <w:r w:rsidR="00273132">
        <w:rPr>
          <w:rStyle w:val="NormalTok"/>
        </w:rPr>
        <w:t>(</w:t>
      </w:r>
      <w:r w:rsidR="00273132">
        <w:rPr>
          <w:rStyle w:val="DataTypeTok"/>
        </w:rPr>
        <w:t>fill =</w:t>
      </w:r>
      <w:r w:rsidR="00273132">
        <w:rPr>
          <w:rStyle w:val="NormalTok"/>
        </w:rPr>
        <w:t xml:space="preserve"> </w:t>
      </w:r>
      <w:r w:rsidR="00273132">
        <w:rPr>
          <w:rStyle w:val="StringTok"/>
        </w:rPr>
        <w:t>"</w:t>
      </w:r>
      <w:proofErr w:type="spellStart"/>
      <w:r w:rsidR="00273132">
        <w:rPr>
          <w:rStyle w:val="StringTok"/>
        </w:rPr>
        <w:t>lightblue</w:t>
      </w:r>
      <w:proofErr w:type="spellEnd"/>
      <w:r w:rsidR="00273132">
        <w:rPr>
          <w:rStyle w:val="StringTok"/>
        </w:rPr>
        <w:t>"</w:t>
      </w:r>
      <w:r w:rsidR="00273132">
        <w:rPr>
          <w:rStyle w:val="NormalTok"/>
        </w:rPr>
        <w:t xml:space="preserve">, </w:t>
      </w:r>
      <w:r w:rsidR="00273132">
        <w:rPr>
          <w:rStyle w:val="DataTypeTok"/>
        </w:rPr>
        <w:t>color =</w:t>
      </w:r>
      <w:r w:rsidR="00273132">
        <w:rPr>
          <w:rStyle w:val="NormalTok"/>
        </w:rPr>
        <w:t xml:space="preserve"> </w:t>
      </w:r>
      <w:r w:rsidR="00273132">
        <w:rPr>
          <w:rStyle w:val="StringTok"/>
        </w:rPr>
        <w:t>"</w:t>
      </w:r>
      <w:proofErr w:type="spellStart"/>
      <w:r w:rsidR="00273132">
        <w:rPr>
          <w:rStyle w:val="StringTok"/>
        </w:rPr>
        <w:t>lightblue</w:t>
      </w:r>
      <w:proofErr w:type="spellEnd"/>
      <w:r w:rsidR="00273132">
        <w:rPr>
          <w:rStyle w:val="StringTok"/>
        </w:rPr>
        <w:t>"</w:t>
      </w:r>
      <w:r w:rsidR="00273132">
        <w:rPr>
          <w:rStyle w:val="NormalTok"/>
        </w:rPr>
        <w:t>))</w:t>
      </w:r>
    </w:p>
    <w:p w:rsidR="00C23444" w:rsidRDefault="00273132" w:rsidP="00273132">
      <w:pPr>
        <w:pStyle w:val="SourceCode"/>
        <w:rPr>
          <w:rStyle w:val="NormalTok"/>
        </w:rPr>
      </w:pPr>
      <w:r>
        <w:rPr>
          <w:rStyle w:val="VerbatimChar"/>
        </w:rPr>
        <w:t xml:space="preserve">## </w:t>
      </w:r>
      <w:proofErr w:type="spellStart"/>
      <w:r>
        <w:rPr>
          <w:rStyle w:val="VerbatimChar"/>
        </w:rPr>
        <w:t>Warning</w:t>
      </w:r>
      <w:r w:rsidR="009A2D63">
        <w:rPr>
          <w:rStyle w:val="DataTypeTok"/>
        </w:rPr>
        <w:t>.background</w:t>
      </w:r>
      <w:proofErr w:type="spellEnd"/>
      <w:r w:rsidR="009A2D63">
        <w:rPr>
          <w:rStyle w:val="DataTypeTok"/>
        </w:rPr>
        <w:t xml:space="preserve"> =</w:t>
      </w:r>
      <w:r w:rsidR="009A2D63">
        <w:rPr>
          <w:rStyle w:val="NormalTok"/>
        </w:rPr>
        <w:t xml:space="preserve"> </w:t>
      </w:r>
      <w:proofErr w:type="spellStart"/>
      <w:r w:rsidR="009A2D63">
        <w:rPr>
          <w:rStyle w:val="KeywordTok"/>
        </w:rPr>
        <w:t>element_rect</w:t>
      </w:r>
      <w:proofErr w:type="spellEnd"/>
      <w:r w:rsidR="009A2D63">
        <w:rPr>
          <w:rStyle w:val="NormalTok"/>
        </w:rPr>
        <w:t>(</w:t>
      </w:r>
      <w:r w:rsidR="009A2D63">
        <w:rPr>
          <w:rStyle w:val="DataTypeTok"/>
        </w:rPr>
        <w:t>fill =</w:t>
      </w:r>
      <w:r w:rsidR="009A2D63">
        <w:rPr>
          <w:rStyle w:val="NormalTok"/>
        </w:rPr>
        <w:t xml:space="preserve"> </w:t>
      </w:r>
      <w:r w:rsidR="009A2D63">
        <w:rPr>
          <w:rStyle w:val="StringTok"/>
        </w:rPr>
        <w:t>"lightblue"</w:t>
      </w:r>
      <w:r w:rsidR="009A2D63">
        <w:rPr>
          <w:rStyle w:val="NormalTok"/>
        </w:rPr>
        <w:t xml:space="preserve">, </w:t>
      </w:r>
      <w:r w:rsidR="009A2D63">
        <w:rPr>
          <w:rStyle w:val="DataTypeTok"/>
        </w:rPr>
        <w:t>color =</w:t>
      </w:r>
      <w:r w:rsidR="009A2D63">
        <w:rPr>
          <w:rStyle w:val="NormalTok"/>
        </w:rPr>
        <w:t xml:space="preserve"> </w:t>
      </w:r>
      <w:r w:rsidR="009A2D63">
        <w:rPr>
          <w:rStyle w:val="StringTok"/>
        </w:rPr>
        <w:t>"lightblue"</w:t>
      </w:r>
      <w:r w:rsidR="009A2D63">
        <w:rPr>
          <w:rStyle w:val="NormalTok"/>
        </w:rPr>
        <w:t>))</w:t>
      </w:r>
    </w:p>
    <w:p w:rsidR="00273132" w:rsidRDefault="00273132" w:rsidP="00273132">
      <w:pPr>
        <w:pStyle w:val="SourceCode"/>
      </w:pPr>
      <w:proofErr w:type="spellStart"/>
      <w:r>
        <w:rPr>
          <w:rStyle w:val="KeywordTok"/>
        </w:rPr>
        <w:t>ggplot</w:t>
      </w:r>
      <w:proofErr w:type="spellEnd"/>
      <w:r>
        <w:rPr>
          <w:rStyle w:val="NormalTok"/>
        </w:rPr>
        <w:t xml:space="preserve">(Republicans, </w:t>
      </w:r>
      <w:proofErr w:type="spellStart"/>
      <w:r>
        <w:rPr>
          <w:rStyle w:val="KeywordTok"/>
        </w:rPr>
        <w:t>aes</w:t>
      </w:r>
      <w:proofErr w:type="spellEnd"/>
      <w:r>
        <w:rPr>
          <w:rStyle w:val="NormalTok"/>
        </w:rPr>
        <w:t>(</w:t>
      </w:r>
      <w:r>
        <w:rPr>
          <w:rStyle w:val="DataTypeTok"/>
        </w:rPr>
        <w:t>x=</w:t>
      </w:r>
      <w:proofErr w:type="spellStart"/>
      <w:r>
        <w:rPr>
          <w:rStyle w:val="NormalTok"/>
        </w:rPr>
        <w:t>agerange</w:t>
      </w:r>
      <w:proofErr w:type="spellEnd"/>
      <w:r>
        <w:rPr>
          <w:rStyle w:val="NormalTok"/>
        </w:rPr>
        <w:t xml:space="preserve">, </w:t>
      </w:r>
      <w:r>
        <w:rPr>
          <w:rStyle w:val="DataTypeTok"/>
        </w:rPr>
        <w:t>fill=</w:t>
      </w:r>
      <w:proofErr w:type="spellStart"/>
      <w:r>
        <w:rPr>
          <w:rStyle w:val="NormalTok"/>
        </w:rPr>
        <w:t>attitude_toward_voting</w:t>
      </w:r>
      <w:proofErr w:type="spellEnd"/>
      <w:r>
        <w:rPr>
          <w:rStyle w:val="NormalTok"/>
        </w:rPr>
        <w:t xml:space="preserve">)) </w:t>
      </w:r>
      <w:r>
        <w:rPr>
          <w:rStyle w:val="OperatorTok"/>
        </w:rPr>
        <w:t>+</w:t>
      </w:r>
      <w:r>
        <w:br/>
      </w:r>
      <w:r>
        <w:rPr>
          <w:rStyle w:val="StringTok"/>
        </w:rPr>
        <w:t xml:space="preserve"> </w:t>
      </w:r>
      <w:proofErr w:type="spellStart"/>
      <w:r>
        <w:rPr>
          <w:rStyle w:val="KeywordTok"/>
        </w:rPr>
        <w:t>geom_histogram</w:t>
      </w:r>
      <w:proofErr w:type="spellEnd"/>
      <w:r>
        <w:rPr>
          <w:rStyle w:val="NormalTok"/>
        </w:rPr>
        <w:t>(</w:t>
      </w:r>
      <w:r>
        <w:rPr>
          <w:rStyle w:val="DataTypeTok"/>
        </w:rPr>
        <w:t>stat =</w:t>
      </w:r>
      <w:r>
        <w:rPr>
          <w:rStyle w:val="NormalTok"/>
        </w:rPr>
        <w:t xml:space="preserve"> </w:t>
      </w:r>
      <w:r>
        <w:rPr>
          <w:rStyle w:val="StringTok"/>
        </w:rPr>
        <w:t>"count"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"Age Category"</w:t>
      </w:r>
      <w:r>
        <w:rPr>
          <w:rStyle w:val="NormalTok"/>
        </w:rPr>
        <w:t>,</w:t>
      </w:r>
      <w:r>
        <w:br/>
      </w:r>
      <w:r>
        <w:rPr>
          <w:rStyle w:val="NormalTok"/>
        </w:rPr>
        <w:t xml:space="preserve">       </w:t>
      </w:r>
      <w:r>
        <w:rPr>
          <w:rStyle w:val="DataTypeTok"/>
        </w:rPr>
        <w:t>y =</w:t>
      </w:r>
      <w:r>
        <w:rPr>
          <w:rStyle w:val="NormalTok"/>
        </w:rPr>
        <w:t xml:space="preserve"> </w:t>
      </w:r>
      <w:r>
        <w:rPr>
          <w:rStyle w:val="StringTok"/>
        </w:rPr>
        <w:t>"Count"</w:t>
      </w:r>
      <w:r>
        <w:rPr>
          <w:rStyle w:val="NormalTok"/>
        </w:rPr>
        <w:t>,</w:t>
      </w:r>
      <w:r>
        <w:br/>
      </w:r>
      <w:r>
        <w:rPr>
          <w:rStyle w:val="NormalTok"/>
        </w:rPr>
        <w:t xml:space="preserve">       </w:t>
      </w:r>
      <w:r>
        <w:rPr>
          <w:rStyle w:val="DataTypeTok"/>
        </w:rPr>
        <w:t>fill =</w:t>
      </w:r>
      <w:r>
        <w:rPr>
          <w:rStyle w:val="NormalTok"/>
        </w:rPr>
        <w:t xml:space="preserve"> </w:t>
      </w:r>
      <w:r>
        <w:rPr>
          <w:rStyle w:val="StringTok"/>
        </w:rPr>
        <w:t>"Attitude Toward Voting"</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"Republicans"</w:t>
      </w:r>
      <w:r>
        <w:rPr>
          <w:rStyle w:val="NormalTok"/>
        </w:rPr>
        <w:t>,</w:t>
      </w:r>
      <w:r>
        <w:br/>
      </w:r>
      <w:r>
        <w:rPr>
          <w:rStyle w:val="NormalTok"/>
        </w:rPr>
        <w:t xml:space="preserve">       </w:t>
      </w:r>
      <w:r>
        <w:rPr>
          <w:rStyle w:val="DataTypeTok"/>
        </w:rPr>
        <w:t>subtitle =</w:t>
      </w:r>
      <w:r>
        <w:rPr>
          <w:rStyle w:val="NormalTok"/>
        </w:rPr>
        <w:t xml:space="preserve"> </w:t>
      </w:r>
      <w:r>
        <w:rPr>
          <w:rStyle w:val="StringTok"/>
        </w:rPr>
        <w:t>"Box plot of Age and Attitude toward Voting"</w:t>
      </w:r>
      <w:r>
        <w:rPr>
          <w:rStyle w:val="NormalTok"/>
        </w:rPr>
        <w:t xml:space="preserve">)  </w:t>
      </w:r>
      <w:r>
        <w:rPr>
          <w:rStyle w:val="OperatorTok"/>
        </w:rPr>
        <w:t>+</w:t>
      </w:r>
      <w:r>
        <w:br/>
      </w:r>
      <w:r>
        <w:rPr>
          <w:rStyle w:val="StringTok"/>
        </w:rPr>
        <w:t xml:space="preserve">       </w:t>
      </w:r>
      <w:proofErr w:type="spellStart"/>
      <w:r>
        <w:rPr>
          <w:rStyle w:val="KeywordTok"/>
        </w:rPr>
        <w:t>scale_fill_manual</w:t>
      </w:r>
      <w:proofErr w:type="spellEnd"/>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w:t>
      </w:r>
      <w:proofErr w:type="spellStart"/>
      <w:r>
        <w:rPr>
          <w:rStyle w:val="StringTok"/>
        </w:rPr>
        <w:t>royalblue</w:t>
      </w:r>
      <w:proofErr w:type="spellEnd"/>
      <w:r>
        <w:rPr>
          <w:rStyle w:val="StringTok"/>
        </w:rPr>
        <w: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Pr>
          <w:rStyle w:val="NormalTok"/>
        </w:rPr>
        <w:t xml:space="preserve">  </w:t>
      </w:r>
      <w:proofErr w:type="spellStart"/>
      <w:r>
        <w:rPr>
          <w:rStyle w:val="DataTypeTok"/>
        </w:rPr>
        <w:t>panel.background</w:t>
      </w:r>
      <w:proofErr w:type="spellEnd"/>
      <w:r>
        <w:rPr>
          <w:rStyle w:val="DataTypeTok"/>
        </w:rPr>
        <w:t xml:space="preserve"> =</w:t>
      </w:r>
      <w:r>
        <w:rPr>
          <w:rStyle w:val="NormalTok"/>
        </w:rPr>
        <w:t xml:space="preserve"> </w:t>
      </w:r>
      <w:proofErr w:type="spellStart"/>
      <w:r>
        <w:rPr>
          <w:rStyle w:val="KeywordTok"/>
        </w:rPr>
        <w:t>element_rect</w:t>
      </w:r>
      <w:proofErr w:type="spellEnd"/>
      <w:r>
        <w:rPr>
          <w:rStyle w:val="NormalTok"/>
        </w:rPr>
        <w:t>(</w:t>
      </w:r>
      <w:r>
        <w:rPr>
          <w:rStyle w:val="DataTypeTok"/>
        </w:rPr>
        <w:t>fill =</w:t>
      </w:r>
      <w:r>
        <w:rPr>
          <w:rStyle w:val="NormalTok"/>
        </w:rPr>
        <w:t xml:space="preserve"> </w:t>
      </w:r>
      <w:r>
        <w:rPr>
          <w:rStyle w:val="StringTok"/>
        </w:rPr>
        <w:t>"#FF6347AA"</w:t>
      </w:r>
      <w:r>
        <w:rPr>
          <w:rStyle w:val="NormalTok"/>
        </w:rPr>
        <w:t xml:space="preserve">, </w:t>
      </w:r>
      <w:r>
        <w:rPr>
          <w:rStyle w:val="DataTypeTok"/>
        </w:rPr>
        <w:t>color =</w:t>
      </w:r>
      <w:r>
        <w:rPr>
          <w:rStyle w:val="NormalTok"/>
        </w:rPr>
        <w:t xml:space="preserve"> </w:t>
      </w:r>
      <w:r>
        <w:rPr>
          <w:rStyle w:val="StringTok"/>
        </w:rPr>
        <w:t>"#FF6347AA"</w:t>
      </w:r>
      <w:r>
        <w:rPr>
          <w:rStyle w:val="NormalTok"/>
        </w:rPr>
        <w:t>))</w:t>
      </w:r>
    </w:p>
    <w:p w:rsidR="00273132" w:rsidRDefault="00273132" w:rsidP="00273132">
      <w:pPr>
        <w:pStyle w:val="SourceCode"/>
      </w:pPr>
      <w:r>
        <w:rPr>
          <w:rStyle w:val="VerbatimChar"/>
        </w:rPr>
        <w:lastRenderedPageBreak/>
        <w:t xml:space="preserve">## Warning: Ignoring unknown parameters: </w:t>
      </w:r>
      <w:proofErr w:type="spellStart"/>
      <w:r>
        <w:rPr>
          <w:rStyle w:val="VerbatimChar"/>
        </w:rPr>
        <w:t>binwidth</w:t>
      </w:r>
      <w:proofErr w:type="spellEnd"/>
      <w:r>
        <w:rPr>
          <w:rStyle w:val="VerbatimChar"/>
        </w:rPr>
        <w:t>, bins, pad</w:t>
      </w:r>
    </w:p>
    <w:p w:rsidR="00273132" w:rsidRPr="00273132" w:rsidRDefault="00273132" w:rsidP="00273132">
      <w:pPr>
        <w:shd w:val="clear" w:color="auto" w:fill="F8F8F8"/>
        <w:wordWrap w:val="0"/>
        <w:rPr>
          <w:rFonts w:ascii="Consolas" w:hAnsi="Consolas"/>
          <w:sz w:val="22"/>
        </w:rPr>
      </w:pPr>
      <w:proofErr w:type="spellStart"/>
      <w:r w:rsidRPr="00273132">
        <w:rPr>
          <w:rFonts w:ascii="Consolas" w:hAnsi="Consolas"/>
          <w:b/>
          <w:color w:val="204A87"/>
          <w:sz w:val="22"/>
          <w:shd w:val="clear" w:color="auto" w:fill="F8F8F8"/>
        </w:rPr>
        <w:t>ggplot</w:t>
      </w:r>
      <w:proofErr w:type="spellEnd"/>
      <w:r w:rsidRPr="00273132">
        <w:rPr>
          <w:rFonts w:ascii="Consolas" w:hAnsi="Consolas"/>
          <w:sz w:val="22"/>
          <w:shd w:val="clear" w:color="auto" w:fill="F8F8F8"/>
        </w:rPr>
        <w:t xml:space="preserve">(Republicans, </w:t>
      </w:r>
      <w:proofErr w:type="spellStart"/>
      <w:r w:rsidRPr="00273132">
        <w:rPr>
          <w:rFonts w:ascii="Consolas" w:hAnsi="Consolas"/>
          <w:b/>
          <w:color w:val="204A87"/>
          <w:sz w:val="22"/>
          <w:shd w:val="clear" w:color="auto" w:fill="F8F8F8"/>
        </w:rPr>
        <w:t>aes</w:t>
      </w:r>
      <w:proofErr w:type="spellEnd"/>
      <w:r w:rsidRPr="00273132">
        <w:rPr>
          <w:rFonts w:ascii="Consolas" w:hAnsi="Consolas"/>
          <w:sz w:val="22"/>
          <w:shd w:val="clear" w:color="auto" w:fill="F8F8F8"/>
        </w:rPr>
        <w:t>(</w:t>
      </w:r>
      <w:r w:rsidRPr="00273132">
        <w:rPr>
          <w:rFonts w:ascii="Consolas" w:hAnsi="Consolas"/>
          <w:color w:val="204A87"/>
          <w:sz w:val="22"/>
          <w:shd w:val="clear" w:color="auto" w:fill="F8F8F8"/>
        </w:rPr>
        <w:t>x=</w:t>
      </w:r>
      <w:proofErr w:type="spellStart"/>
      <w:r w:rsidRPr="00273132">
        <w:rPr>
          <w:rFonts w:ascii="Consolas" w:hAnsi="Consolas"/>
          <w:sz w:val="22"/>
          <w:shd w:val="clear" w:color="auto" w:fill="F8F8F8"/>
        </w:rPr>
        <w:t>agerange</w:t>
      </w:r>
      <w:proofErr w:type="spellEnd"/>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fill=</w:t>
      </w:r>
      <w:proofErr w:type="spellStart"/>
      <w:r w:rsidRPr="00273132">
        <w:rPr>
          <w:rFonts w:ascii="Consolas" w:hAnsi="Consolas"/>
          <w:sz w:val="22"/>
          <w:shd w:val="clear" w:color="auto" w:fill="F8F8F8"/>
        </w:rPr>
        <w:t>attitude_toward_voting</w:t>
      </w:r>
      <w:proofErr w:type="spellEnd"/>
      <w:r w:rsidRPr="00273132">
        <w:rPr>
          <w:rFonts w:ascii="Consolas" w:hAnsi="Consolas"/>
          <w:sz w:val="22"/>
          <w:shd w:val="clear" w:color="auto" w:fill="F8F8F8"/>
        </w:rPr>
        <w:t xml:space="preserve">)) </w:t>
      </w:r>
      <w:r w:rsidRPr="00273132">
        <w:rPr>
          <w:rFonts w:ascii="Consolas" w:hAnsi="Consolas"/>
          <w:b/>
          <w:color w:val="CE5C00"/>
          <w:sz w:val="22"/>
          <w:shd w:val="clear" w:color="auto" w:fill="F8F8F8"/>
        </w:rPr>
        <w:t>+</w:t>
      </w:r>
      <w:r w:rsidRPr="00273132">
        <w:rPr>
          <w:rFonts w:ascii="Consolas" w:hAnsi="Consolas"/>
          <w:sz w:val="22"/>
        </w:rPr>
        <w:br/>
      </w:r>
      <w:r w:rsidRPr="00273132">
        <w:rPr>
          <w:rFonts w:ascii="Consolas" w:hAnsi="Consolas"/>
          <w:color w:val="4E9A06"/>
          <w:sz w:val="22"/>
          <w:shd w:val="clear" w:color="auto" w:fill="F8F8F8"/>
        </w:rPr>
        <w:t xml:space="preserve"> </w:t>
      </w:r>
      <w:proofErr w:type="spellStart"/>
      <w:r w:rsidRPr="00273132">
        <w:rPr>
          <w:rFonts w:ascii="Consolas" w:hAnsi="Consolas"/>
          <w:b/>
          <w:color w:val="204A87"/>
          <w:sz w:val="22"/>
          <w:shd w:val="clear" w:color="auto" w:fill="F8F8F8"/>
        </w:rPr>
        <w:t>geom_histogram</w:t>
      </w:r>
      <w:proofErr w:type="spellEnd"/>
      <w:r w:rsidRPr="00273132">
        <w:rPr>
          <w:rFonts w:ascii="Consolas" w:hAnsi="Consolas"/>
          <w:sz w:val="22"/>
          <w:shd w:val="clear" w:color="auto" w:fill="F8F8F8"/>
        </w:rPr>
        <w:t>(</w:t>
      </w:r>
      <w:r w:rsidRPr="00273132">
        <w:rPr>
          <w:rFonts w:ascii="Consolas" w:hAnsi="Consolas"/>
          <w:color w:val="204A87"/>
          <w:sz w:val="22"/>
          <w:shd w:val="clear" w:color="auto" w:fill="F8F8F8"/>
        </w:rPr>
        <w:t>stat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"count"</w:t>
      </w:r>
      <w:r w:rsidRPr="00273132">
        <w:rPr>
          <w:rFonts w:ascii="Consolas" w:hAnsi="Consolas"/>
          <w:sz w:val="22"/>
          <w:shd w:val="clear" w:color="auto" w:fill="F8F8F8"/>
        </w:rPr>
        <w:t xml:space="preserve">) </w:t>
      </w:r>
      <w:r w:rsidRPr="00273132">
        <w:rPr>
          <w:rFonts w:ascii="Consolas" w:hAnsi="Consolas"/>
          <w:b/>
          <w:color w:val="CE5C00"/>
          <w:sz w:val="22"/>
          <w:shd w:val="clear" w:color="auto" w:fill="F8F8F8"/>
        </w:rPr>
        <w:t>+</w:t>
      </w:r>
      <w:r w:rsidRPr="00273132">
        <w:rPr>
          <w:rFonts w:ascii="Consolas" w:hAnsi="Consolas"/>
          <w:sz w:val="22"/>
        </w:rPr>
        <w:br/>
      </w:r>
      <w:r w:rsidRPr="00273132">
        <w:rPr>
          <w:rFonts w:ascii="Consolas" w:hAnsi="Consolas"/>
          <w:color w:val="4E9A06"/>
          <w:sz w:val="22"/>
          <w:shd w:val="clear" w:color="auto" w:fill="F8F8F8"/>
        </w:rPr>
        <w:t xml:space="preserve">  </w:t>
      </w:r>
      <w:r w:rsidRPr="00273132">
        <w:rPr>
          <w:rFonts w:ascii="Consolas" w:hAnsi="Consolas"/>
          <w:b/>
          <w:color w:val="204A87"/>
          <w:sz w:val="22"/>
          <w:shd w:val="clear" w:color="auto" w:fill="F8F8F8"/>
        </w:rPr>
        <w:t>labs</w:t>
      </w:r>
      <w:r w:rsidRPr="00273132">
        <w:rPr>
          <w:rFonts w:ascii="Consolas" w:hAnsi="Consolas"/>
          <w:sz w:val="22"/>
          <w:shd w:val="clear" w:color="auto" w:fill="F8F8F8"/>
        </w:rPr>
        <w:t>(</w:t>
      </w:r>
      <w:r w:rsidRPr="00273132">
        <w:rPr>
          <w:rFonts w:ascii="Consolas" w:hAnsi="Consolas"/>
          <w:color w:val="204A87"/>
          <w:sz w:val="22"/>
          <w:shd w:val="clear" w:color="auto" w:fill="F8F8F8"/>
        </w:rPr>
        <w:t>x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"Age Category"</w:t>
      </w:r>
      <w:r w:rsidRPr="00273132">
        <w:rPr>
          <w:rFonts w:ascii="Consolas" w:hAnsi="Consolas"/>
          <w:sz w:val="22"/>
          <w:shd w:val="clear" w:color="auto" w:fill="F8F8F8"/>
        </w:rPr>
        <w:t>,</w:t>
      </w:r>
      <w:r w:rsidRPr="00273132">
        <w:rPr>
          <w:rFonts w:ascii="Consolas" w:hAnsi="Consolas"/>
          <w:sz w:val="22"/>
        </w:rPr>
        <w:br/>
      </w:r>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y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"Count"</w:t>
      </w:r>
      <w:r w:rsidRPr="00273132">
        <w:rPr>
          <w:rFonts w:ascii="Consolas" w:hAnsi="Consolas"/>
          <w:sz w:val="22"/>
          <w:shd w:val="clear" w:color="auto" w:fill="F8F8F8"/>
        </w:rPr>
        <w:t>,</w:t>
      </w:r>
      <w:r w:rsidRPr="00273132">
        <w:rPr>
          <w:rFonts w:ascii="Consolas" w:hAnsi="Consolas"/>
          <w:sz w:val="22"/>
        </w:rPr>
        <w:br/>
      </w:r>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fill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"Attitude Toward Voting"</w:t>
      </w:r>
      <w:r w:rsidRPr="00273132">
        <w:rPr>
          <w:rFonts w:ascii="Consolas" w:hAnsi="Consolas"/>
          <w:sz w:val="22"/>
          <w:shd w:val="clear" w:color="auto" w:fill="F8F8F8"/>
        </w:rPr>
        <w:t xml:space="preserve">, </w:t>
      </w:r>
      <w:r w:rsidRPr="00273132">
        <w:rPr>
          <w:rFonts w:ascii="Consolas" w:hAnsi="Consolas"/>
          <w:sz w:val="22"/>
        </w:rPr>
        <w:br/>
      </w:r>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title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"Republicans"</w:t>
      </w:r>
      <w:r w:rsidRPr="00273132">
        <w:rPr>
          <w:rFonts w:ascii="Consolas" w:hAnsi="Consolas"/>
          <w:sz w:val="22"/>
          <w:shd w:val="clear" w:color="auto" w:fill="F8F8F8"/>
        </w:rPr>
        <w:t>,</w:t>
      </w:r>
      <w:r w:rsidRPr="00273132">
        <w:rPr>
          <w:rFonts w:ascii="Consolas" w:hAnsi="Consolas"/>
          <w:sz w:val="22"/>
        </w:rPr>
        <w:br/>
      </w:r>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subtitle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"Box plot of Age and Attitude toward Voting"</w:t>
      </w:r>
      <w:r w:rsidRPr="00273132">
        <w:rPr>
          <w:rFonts w:ascii="Consolas" w:hAnsi="Consolas"/>
          <w:sz w:val="22"/>
          <w:shd w:val="clear" w:color="auto" w:fill="F8F8F8"/>
        </w:rPr>
        <w:t xml:space="preserve">)  </w:t>
      </w:r>
      <w:r w:rsidRPr="00273132">
        <w:rPr>
          <w:rFonts w:ascii="Consolas" w:hAnsi="Consolas"/>
          <w:b/>
          <w:color w:val="CE5C00"/>
          <w:sz w:val="22"/>
          <w:shd w:val="clear" w:color="auto" w:fill="F8F8F8"/>
        </w:rPr>
        <w:t>+</w:t>
      </w:r>
      <w:r w:rsidRPr="00273132">
        <w:rPr>
          <w:rFonts w:ascii="Consolas" w:hAnsi="Consolas"/>
          <w:sz w:val="22"/>
        </w:rPr>
        <w:br/>
      </w:r>
      <w:r w:rsidRPr="00273132">
        <w:rPr>
          <w:rFonts w:ascii="Consolas" w:hAnsi="Consolas"/>
          <w:color w:val="4E9A06"/>
          <w:sz w:val="22"/>
          <w:shd w:val="clear" w:color="auto" w:fill="F8F8F8"/>
        </w:rPr>
        <w:t xml:space="preserve">       </w:t>
      </w:r>
      <w:proofErr w:type="spellStart"/>
      <w:r w:rsidRPr="00273132">
        <w:rPr>
          <w:rFonts w:ascii="Consolas" w:hAnsi="Consolas"/>
          <w:b/>
          <w:color w:val="204A87"/>
          <w:sz w:val="22"/>
          <w:shd w:val="clear" w:color="auto" w:fill="F8F8F8"/>
        </w:rPr>
        <w:t>scale_fill_manual</w:t>
      </w:r>
      <w:proofErr w:type="spellEnd"/>
      <w:r w:rsidRPr="00273132">
        <w:rPr>
          <w:rFonts w:ascii="Consolas" w:hAnsi="Consolas"/>
          <w:sz w:val="22"/>
          <w:shd w:val="clear" w:color="auto" w:fill="F8F8F8"/>
        </w:rPr>
        <w:t>(</w:t>
      </w:r>
      <w:r w:rsidRPr="00273132">
        <w:rPr>
          <w:rFonts w:ascii="Consolas" w:hAnsi="Consolas"/>
          <w:color w:val="204A87"/>
          <w:sz w:val="22"/>
          <w:shd w:val="clear" w:color="auto" w:fill="F8F8F8"/>
        </w:rPr>
        <w:t>values =</w:t>
      </w:r>
      <w:r w:rsidRPr="00273132">
        <w:rPr>
          <w:rFonts w:ascii="Consolas" w:hAnsi="Consolas"/>
          <w:sz w:val="22"/>
          <w:shd w:val="clear" w:color="auto" w:fill="F8F8F8"/>
        </w:rPr>
        <w:t xml:space="preserve"> </w:t>
      </w:r>
      <w:r w:rsidRPr="00273132">
        <w:rPr>
          <w:rFonts w:ascii="Consolas" w:hAnsi="Consolas"/>
          <w:b/>
          <w:color w:val="204A87"/>
          <w:sz w:val="22"/>
          <w:shd w:val="clear" w:color="auto" w:fill="F8F8F8"/>
        </w:rPr>
        <w:t>c</w:t>
      </w:r>
      <w:r w:rsidRPr="00273132">
        <w:rPr>
          <w:rFonts w:ascii="Consolas" w:hAnsi="Consolas"/>
          <w:sz w:val="22"/>
          <w:shd w:val="clear" w:color="auto" w:fill="F8F8F8"/>
        </w:rPr>
        <w:t>(</w:t>
      </w:r>
      <w:r w:rsidRPr="00273132">
        <w:rPr>
          <w:rFonts w:ascii="Consolas" w:hAnsi="Consolas"/>
          <w:color w:val="4E9A06"/>
          <w:sz w:val="22"/>
          <w:shd w:val="clear" w:color="auto" w:fill="F8F8F8"/>
        </w:rPr>
        <w:t>"red"</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w:t>
      </w:r>
      <w:proofErr w:type="spellStart"/>
      <w:r w:rsidRPr="00273132">
        <w:rPr>
          <w:rFonts w:ascii="Consolas" w:hAnsi="Consolas"/>
          <w:color w:val="4E9A06"/>
          <w:sz w:val="22"/>
          <w:shd w:val="clear" w:color="auto" w:fill="F8F8F8"/>
        </w:rPr>
        <w:t>royalblue</w:t>
      </w:r>
      <w:proofErr w:type="spellEnd"/>
      <w:r w:rsidRPr="00273132">
        <w:rPr>
          <w:rFonts w:ascii="Consolas" w:hAnsi="Consolas"/>
          <w:color w:val="4E9A06"/>
          <w:sz w:val="22"/>
          <w:shd w:val="clear" w:color="auto" w:fill="F8F8F8"/>
        </w:rPr>
        <w:t>"</w:t>
      </w:r>
      <w:r w:rsidRPr="00273132">
        <w:rPr>
          <w:rFonts w:ascii="Consolas" w:hAnsi="Consolas"/>
          <w:sz w:val="22"/>
          <w:shd w:val="clear" w:color="auto" w:fill="F8F8F8"/>
        </w:rPr>
        <w:t xml:space="preserve">)) </w:t>
      </w:r>
      <w:r w:rsidRPr="00273132">
        <w:rPr>
          <w:rFonts w:ascii="Consolas" w:hAnsi="Consolas"/>
          <w:b/>
          <w:color w:val="CE5C00"/>
          <w:sz w:val="22"/>
          <w:shd w:val="clear" w:color="auto" w:fill="F8F8F8"/>
        </w:rPr>
        <w:t>+</w:t>
      </w:r>
      <w:r w:rsidRPr="00273132">
        <w:rPr>
          <w:rFonts w:ascii="Consolas" w:hAnsi="Consolas"/>
          <w:sz w:val="22"/>
        </w:rPr>
        <w:br/>
      </w:r>
      <w:r w:rsidRPr="00273132">
        <w:rPr>
          <w:rFonts w:ascii="Consolas" w:hAnsi="Consolas"/>
          <w:color w:val="4E9A06"/>
          <w:sz w:val="22"/>
          <w:shd w:val="clear" w:color="auto" w:fill="F8F8F8"/>
        </w:rPr>
        <w:t xml:space="preserve">   </w:t>
      </w:r>
      <w:r w:rsidRPr="00273132">
        <w:rPr>
          <w:rFonts w:ascii="Consolas" w:hAnsi="Consolas"/>
          <w:b/>
          <w:color w:val="204A87"/>
          <w:sz w:val="22"/>
          <w:shd w:val="clear" w:color="auto" w:fill="F8F8F8"/>
        </w:rPr>
        <w:t>theme</w:t>
      </w:r>
      <w:r w:rsidRPr="00273132">
        <w:rPr>
          <w:rFonts w:ascii="Consolas" w:hAnsi="Consolas"/>
          <w:sz w:val="22"/>
          <w:shd w:val="clear" w:color="auto" w:fill="F8F8F8"/>
        </w:rPr>
        <w:t>(</w:t>
      </w:r>
      <w:r w:rsidRPr="00273132">
        <w:rPr>
          <w:rFonts w:ascii="Consolas" w:hAnsi="Consolas"/>
          <w:sz w:val="22"/>
        </w:rPr>
        <w:br/>
      </w:r>
      <w:r w:rsidRPr="00273132">
        <w:rPr>
          <w:rFonts w:ascii="Consolas" w:hAnsi="Consolas"/>
          <w:sz w:val="22"/>
          <w:shd w:val="clear" w:color="auto" w:fill="F8F8F8"/>
        </w:rPr>
        <w:t xml:space="preserve">  </w:t>
      </w:r>
      <w:proofErr w:type="spellStart"/>
      <w:r w:rsidRPr="00273132">
        <w:rPr>
          <w:rFonts w:ascii="Consolas" w:hAnsi="Consolas"/>
          <w:color w:val="204A87"/>
          <w:sz w:val="22"/>
          <w:shd w:val="clear" w:color="auto" w:fill="F8F8F8"/>
        </w:rPr>
        <w:t>panel.background</w:t>
      </w:r>
      <w:proofErr w:type="spellEnd"/>
      <w:r w:rsidRPr="00273132">
        <w:rPr>
          <w:rFonts w:ascii="Consolas" w:hAnsi="Consolas"/>
          <w:color w:val="204A87"/>
          <w:sz w:val="22"/>
          <w:shd w:val="clear" w:color="auto" w:fill="F8F8F8"/>
        </w:rPr>
        <w:t xml:space="preserve"> =</w:t>
      </w:r>
      <w:r w:rsidRPr="00273132">
        <w:rPr>
          <w:rFonts w:ascii="Consolas" w:hAnsi="Consolas"/>
          <w:sz w:val="22"/>
          <w:shd w:val="clear" w:color="auto" w:fill="F8F8F8"/>
        </w:rPr>
        <w:t xml:space="preserve"> </w:t>
      </w:r>
      <w:proofErr w:type="spellStart"/>
      <w:r w:rsidRPr="00273132">
        <w:rPr>
          <w:rFonts w:ascii="Consolas" w:hAnsi="Consolas"/>
          <w:b/>
          <w:color w:val="204A87"/>
          <w:sz w:val="22"/>
          <w:shd w:val="clear" w:color="auto" w:fill="F8F8F8"/>
        </w:rPr>
        <w:t>element_rect</w:t>
      </w:r>
      <w:proofErr w:type="spellEnd"/>
      <w:r w:rsidRPr="00273132">
        <w:rPr>
          <w:rFonts w:ascii="Consolas" w:hAnsi="Consolas"/>
          <w:sz w:val="22"/>
          <w:shd w:val="clear" w:color="auto" w:fill="F8F8F8"/>
        </w:rPr>
        <w:t>(</w:t>
      </w:r>
      <w:r w:rsidRPr="00273132">
        <w:rPr>
          <w:rFonts w:ascii="Consolas" w:hAnsi="Consolas"/>
          <w:color w:val="204A87"/>
          <w:sz w:val="22"/>
          <w:shd w:val="clear" w:color="auto" w:fill="F8F8F8"/>
        </w:rPr>
        <w:t>fill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"#FF6347AA"</w:t>
      </w:r>
      <w:r w:rsidRPr="00273132">
        <w:rPr>
          <w:rFonts w:ascii="Consolas" w:hAnsi="Consolas"/>
          <w:sz w:val="22"/>
          <w:shd w:val="clear" w:color="auto" w:fill="F8F8F8"/>
        </w:rPr>
        <w:t xml:space="preserve">, </w:t>
      </w:r>
      <w:r w:rsidRPr="00273132">
        <w:rPr>
          <w:rFonts w:ascii="Consolas" w:hAnsi="Consolas"/>
          <w:color w:val="204A87"/>
          <w:sz w:val="22"/>
          <w:shd w:val="clear" w:color="auto" w:fill="F8F8F8"/>
        </w:rPr>
        <w:t>color =</w:t>
      </w:r>
      <w:r w:rsidRPr="00273132">
        <w:rPr>
          <w:rFonts w:ascii="Consolas" w:hAnsi="Consolas"/>
          <w:sz w:val="22"/>
          <w:shd w:val="clear" w:color="auto" w:fill="F8F8F8"/>
        </w:rPr>
        <w:t xml:space="preserve"> </w:t>
      </w:r>
      <w:r w:rsidRPr="00273132">
        <w:rPr>
          <w:rFonts w:ascii="Consolas" w:hAnsi="Consolas"/>
          <w:color w:val="4E9A06"/>
          <w:sz w:val="22"/>
          <w:shd w:val="clear" w:color="auto" w:fill="F8F8F8"/>
        </w:rPr>
        <w:t>"#FF6347AA"</w:t>
      </w:r>
      <w:r w:rsidRPr="00273132">
        <w:rPr>
          <w:rFonts w:ascii="Consolas" w:hAnsi="Consolas"/>
          <w:sz w:val="22"/>
          <w:shd w:val="clear" w:color="auto" w:fill="F8F8F8"/>
        </w:rPr>
        <w:t>))</w:t>
      </w:r>
    </w:p>
    <w:p w:rsidR="00273132" w:rsidRPr="00273132" w:rsidRDefault="00273132" w:rsidP="00273132">
      <w:pPr>
        <w:shd w:val="clear" w:color="auto" w:fill="F8F8F8"/>
        <w:wordWrap w:val="0"/>
        <w:rPr>
          <w:rFonts w:ascii="Consolas" w:hAnsi="Consolas"/>
          <w:sz w:val="22"/>
        </w:rPr>
      </w:pPr>
      <w:r w:rsidRPr="00273132">
        <w:rPr>
          <w:noProof/>
        </w:rPr>
        <w:drawing>
          <wp:anchor distT="0" distB="0" distL="114300" distR="114300" simplePos="0" relativeHeight="251685376" behindDoc="1" locked="0" layoutInCell="1" allowOverlap="1" wp14:anchorId="1903BA80" wp14:editId="2D30C7D4">
            <wp:simplePos x="0" y="0"/>
            <wp:positionH relativeFrom="column">
              <wp:posOffset>-802005</wp:posOffset>
            </wp:positionH>
            <wp:positionV relativeFrom="paragraph">
              <wp:posOffset>319260</wp:posOffset>
            </wp:positionV>
            <wp:extent cx="7505065" cy="4802505"/>
            <wp:effectExtent l="0" t="0" r="0" b="0"/>
            <wp:wrapTight wrapText="bothSides">
              <wp:wrapPolygon edited="0">
                <wp:start x="0" y="0"/>
                <wp:lineTo x="0" y="21506"/>
                <wp:lineTo x="21547" y="21506"/>
                <wp:lineTo x="215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05065" cy="4802505"/>
                    </a:xfrm>
                    <a:prstGeom prst="rect">
                      <a:avLst/>
                    </a:prstGeom>
                  </pic:spPr>
                </pic:pic>
              </a:graphicData>
            </a:graphic>
            <wp14:sizeRelH relativeFrom="margin">
              <wp14:pctWidth>0</wp14:pctWidth>
            </wp14:sizeRelH>
            <wp14:sizeRelV relativeFrom="margin">
              <wp14:pctHeight>0</wp14:pctHeight>
            </wp14:sizeRelV>
          </wp:anchor>
        </w:drawing>
      </w:r>
      <w:r w:rsidRPr="00273132">
        <w:rPr>
          <w:rFonts w:ascii="Consolas" w:hAnsi="Consolas"/>
          <w:sz w:val="22"/>
          <w:shd w:val="clear" w:color="auto" w:fill="F8F8F8"/>
        </w:rPr>
        <w:t xml:space="preserve">## Warning: Ignoring unknown parameters: </w:t>
      </w:r>
      <w:proofErr w:type="spellStart"/>
      <w:r w:rsidRPr="00273132">
        <w:rPr>
          <w:rFonts w:ascii="Consolas" w:hAnsi="Consolas"/>
          <w:sz w:val="22"/>
          <w:shd w:val="clear" w:color="auto" w:fill="F8F8F8"/>
        </w:rPr>
        <w:t>binwidth</w:t>
      </w:r>
      <w:proofErr w:type="spellEnd"/>
      <w:r w:rsidRPr="00273132">
        <w:rPr>
          <w:rFonts w:ascii="Consolas" w:hAnsi="Consolas"/>
          <w:sz w:val="22"/>
          <w:shd w:val="clear" w:color="auto" w:fill="F8F8F8"/>
        </w:rPr>
        <w:t>, bins, pad</w:t>
      </w:r>
    </w:p>
    <w:p w:rsidR="00D02A34" w:rsidRDefault="00D6056F" w:rsidP="00273132">
      <w:pPr>
        <w:pStyle w:val="SourceCode"/>
        <w:rPr>
          <w:ins w:id="152" w:author="Sanne Smith" w:date="2021-02-21T22:10:00Z"/>
        </w:rPr>
      </w:pPr>
      <w:ins w:id="153" w:author="Sanne Smith" w:date="2021-02-21T22:00:00Z">
        <w:r>
          <w:t>I see what you are doing here with the background. I applaud it for being innovative, but it is not the most pretty graph, right?</w:t>
        </w:r>
      </w:ins>
    </w:p>
    <w:p w:rsidR="00D02A34" w:rsidRDefault="00CA1C4B" w:rsidP="00273132">
      <w:pPr>
        <w:pStyle w:val="SourceCode"/>
        <w:rPr>
          <w:ins w:id="154" w:author="Sanne Smith" w:date="2021-02-21T22:12:00Z"/>
        </w:rPr>
      </w:pPr>
      <w:ins w:id="155" w:author="Sanne Smith" w:date="2021-02-21T22:17:00Z">
        <w:r>
          <w:t xml:space="preserve">Because Q5 is a forced choice (pick things will be same, Who wins the election, and didn’t </w:t>
        </w:r>
        <w:proofErr w:type="spellStart"/>
        <w:r>
          <w:t>cchoose</w:t>
        </w:r>
        <w:proofErr w:type="spellEnd"/>
        <w:r>
          <w:t xml:space="preserve">(NA)) I wonder if the results would have been more clear if you had done percentages instead of counts. So each </w:t>
        </w:r>
      </w:ins>
      <w:ins w:id="156" w:author="Sanne Smith" w:date="2021-02-21T22:18:00Z">
        <w:r>
          <w:t>bar stretches to a 100% and you see % that picks what. This w</w:t>
        </w:r>
        <w:r>
          <w:lastRenderedPageBreak/>
          <w:t>ould make this forced choice variable character more intuitive if you do not know what kind of item Q5 is.</w:t>
        </w:r>
      </w:ins>
    </w:p>
    <w:p w:rsidR="00D02A34" w:rsidRDefault="00D02A34" w:rsidP="00273132">
      <w:pPr>
        <w:pStyle w:val="SourceCode"/>
      </w:pPr>
    </w:p>
    <w:p w:rsidR="00273132" w:rsidRDefault="00273132" w:rsidP="00273132">
      <w:pPr>
        <w:pStyle w:val="SourceCode"/>
      </w:pPr>
      <w:proofErr w:type="spellStart"/>
      <w:r>
        <w:rPr>
          <w:rStyle w:val="KeywordTok"/>
        </w:rPr>
        <w:t>ggplot</w:t>
      </w:r>
      <w:proofErr w:type="spellEnd"/>
      <w:r>
        <w:rPr>
          <w:rStyle w:val="NormalTok"/>
        </w:rPr>
        <w:t xml:space="preserve">(Republicans, </w:t>
      </w:r>
      <w:proofErr w:type="spellStart"/>
      <w:r>
        <w:rPr>
          <w:rStyle w:val="KeywordTok"/>
        </w:rPr>
        <w:t>aes</w:t>
      </w:r>
      <w:proofErr w:type="spellEnd"/>
      <w:r>
        <w:rPr>
          <w:rStyle w:val="NormalTok"/>
        </w:rPr>
        <w:t>(</w:t>
      </w:r>
      <w:r>
        <w:rPr>
          <w:rStyle w:val="DataTypeTok"/>
        </w:rPr>
        <w:t>x=</w:t>
      </w:r>
      <w:proofErr w:type="spellStart"/>
      <w:r>
        <w:rPr>
          <w:rStyle w:val="NormalTok"/>
        </w:rPr>
        <w:t>agerange</w:t>
      </w:r>
      <w:proofErr w:type="spellEnd"/>
      <w:r>
        <w:rPr>
          <w:rStyle w:val="NormalTok"/>
        </w:rPr>
        <w:t xml:space="preserve">, </w:t>
      </w:r>
      <w:r>
        <w:rPr>
          <w:rStyle w:val="DataTypeTok"/>
        </w:rPr>
        <w:t>fill=</w:t>
      </w:r>
      <w:proofErr w:type="spellStart"/>
      <w:r>
        <w:rPr>
          <w:rStyle w:val="NormalTok"/>
        </w:rPr>
        <w:t>attitude_toward_voting</w:t>
      </w:r>
      <w:proofErr w:type="spellEnd"/>
      <w:r>
        <w:rPr>
          <w:rStyle w:val="NormalTok"/>
        </w:rPr>
        <w:t xml:space="preserve">)) </w:t>
      </w:r>
      <w:r>
        <w:rPr>
          <w:rStyle w:val="OperatorTok"/>
        </w:rPr>
        <w:t>+</w:t>
      </w:r>
      <w:r>
        <w:br/>
      </w:r>
      <w:r>
        <w:rPr>
          <w:rStyle w:val="StringTok"/>
        </w:rPr>
        <w:t xml:space="preserve"> </w:t>
      </w:r>
      <w:proofErr w:type="spellStart"/>
      <w:r>
        <w:rPr>
          <w:rStyle w:val="KeywordTok"/>
        </w:rPr>
        <w:t>geom_histogram</w:t>
      </w:r>
      <w:proofErr w:type="spellEnd"/>
      <w:r>
        <w:rPr>
          <w:rStyle w:val="NormalTok"/>
        </w:rPr>
        <w:t>(</w:t>
      </w:r>
      <w:r>
        <w:rPr>
          <w:rStyle w:val="DataTypeTok"/>
        </w:rPr>
        <w:t>stat =</w:t>
      </w:r>
      <w:r>
        <w:rPr>
          <w:rStyle w:val="NormalTok"/>
        </w:rPr>
        <w:t xml:space="preserve"> </w:t>
      </w:r>
      <w:r>
        <w:rPr>
          <w:rStyle w:val="StringTok"/>
        </w:rPr>
        <w:t>"count"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"Age Category"</w:t>
      </w:r>
      <w:r>
        <w:rPr>
          <w:rStyle w:val="NormalTok"/>
        </w:rPr>
        <w:t>,</w:t>
      </w:r>
      <w:r>
        <w:br/>
      </w:r>
      <w:r>
        <w:rPr>
          <w:rStyle w:val="NormalTok"/>
        </w:rPr>
        <w:t xml:space="preserve">       </w:t>
      </w:r>
      <w:r>
        <w:rPr>
          <w:rStyle w:val="DataTypeTok"/>
        </w:rPr>
        <w:t>y =</w:t>
      </w:r>
      <w:r>
        <w:rPr>
          <w:rStyle w:val="NormalTok"/>
        </w:rPr>
        <w:t xml:space="preserve"> </w:t>
      </w:r>
      <w:r>
        <w:rPr>
          <w:rStyle w:val="StringTok"/>
        </w:rPr>
        <w:t>"Count"</w:t>
      </w:r>
      <w:r>
        <w:rPr>
          <w:rStyle w:val="NormalTok"/>
        </w:rPr>
        <w:t>,</w:t>
      </w:r>
      <w:r>
        <w:br/>
      </w:r>
      <w:r>
        <w:rPr>
          <w:rStyle w:val="NormalTok"/>
        </w:rPr>
        <w:t xml:space="preserve">       </w:t>
      </w:r>
      <w:r>
        <w:rPr>
          <w:rStyle w:val="DataTypeTok"/>
        </w:rPr>
        <w:t>fill =</w:t>
      </w:r>
      <w:r>
        <w:rPr>
          <w:rStyle w:val="NormalTok"/>
        </w:rPr>
        <w:t xml:space="preserve"> </w:t>
      </w:r>
      <w:r>
        <w:rPr>
          <w:rStyle w:val="StringTok"/>
        </w:rPr>
        <w:t>"Attitude Toward Voting"</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"Republicans"</w:t>
      </w:r>
      <w:r>
        <w:rPr>
          <w:rStyle w:val="NormalTok"/>
        </w:rPr>
        <w:t>,</w:t>
      </w:r>
      <w:r>
        <w:br/>
      </w:r>
      <w:r>
        <w:rPr>
          <w:rStyle w:val="NormalTok"/>
        </w:rPr>
        <w:t xml:space="preserve">       </w:t>
      </w:r>
      <w:r>
        <w:rPr>
          <w:rStyle w:val="DataTypeTok"/>
        </w:rPr>
        <w:t>subtitle =</w:t>
      </w:r>
      <w:r>
        <w:rPr>
          <w:rStyle w:val="NormalTok"/>
        </w:rPr>
        <w:t xml:space="preserve"> </w:t>
      </w:r>
      <w:r>
        <w:rPr>
          <w:rStyle w:val="StringTok"/>
        </w:rPr>
        <w:t>"Box plot of Age and Attitude toward Voting"</w:t>
      </w:r>
      <w:r>
        <w:rPr>
          <w:rStyle w:val="NormalTok"/>
        </w:rPr>
        <w:t xml:space="preserve">)  </w:t>
      </w:r>
      <w:r>
        <w:rPr>
          <w:rStyle w:val="OperatorTok"/>
        </w:rPr>
        <w:t>+</w:t>
      </w:r>
      <w:r>
        <w:br/>
      </w:r>
      <w:r>
        <w:rPr>
          <w:rStyle w:val="StringTok"/>
        </w:rPr>
        <w:t xml:space="preserve">       </w:t>
      </w:r>
      <w:proofErr w:type="spellStart"/>
      <w:r>
        <w:rPr>
          <w:rStyle w:val="KeywordTok"/>
        </w:rPr>
        <w:t>scale_fill_manual</w:t>
      </w:r>
      <w:proofErr w:type="spellEnd"/>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w:t>
      </w:r>
      <w:proofErr w:type="spellStart"/>
      <w:r>
        <w:rPr>
          <w:rStyle w:val="StringTok"/>
        </w:rPr>
        <w:t>royalblue</w:t>
      </w:r>
      <w:proofErr w:type="spellEnd"/>
      <w:r>
        <w:rPr>
          <w:rStyle w:val="StringTok"/>
        </w:rPr>
        <w: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sidR="00D6056F" w:rsidRPr="00273132">
        <w:rPr>
          <w:noProof/>
        </w:rPr>
        <w:drawing>
          <wp:anchor distT="0" distB="0" distL="114300" distR="114300" simplePos="0" relativeHeight="251678720" behindDoc="1" locked="0" layoutInCell="1" allowOverlap="1" wp14:anchorId="315CB50F" wp14:editId="6A5E3499">
            <wp:simplePos x="0" y="0"/>
            <wp:positionH relativeFrom="column">
              <wp:posOffset>-712778</wp:posOffset>
            </wp:positionH>
            <wp:positionV relativeFrom="paragraph">
              <wp:posOffset>1135235</wp:posOffset>
            </wp:positionV>
            <wp:extent cx="7549515" cy="4830445"/>
            <wp:effectExtent l="0" t="0" r="0" b="0"/>
            <wp:wrapTight wrapText="bothSides">
              <wp:wrapPolygon edited="0">
                <wp:start x="0" y="0"/>
                <wp:lineTo x="0" y="21552"/>
                <wp:lineTo x="21529" y="21552"/>
                <wp:lineTo x="2152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9515" cy="4830445"/>
                    </a:xfrm>
                    <a:prstGeom prst="rect">
                      <a:avLst/>
                    </a:prstGeom>
                  </pic:spPr>
                </pic:pic>
              </a:graphicData>
            </a:graphic>
            <wp14:sizeRelH relativeFrom="margin">
              <wp14:pctWidth>0</wp14:pctWidth>
            </wp14:sizeRelH>
            <wp14:sizeRelV relativeFrom="margin">
              <wp14:pctHeight>0</wp14:pctHeight>
            </wp14:sizeRelV>
          </wp:anchor>
        </w:drawing>
      </w:r>
      <w:r>
        <w:rPr>
          <w:rStyle w:val="NormalTok"/>
        </w:rPr>
        <w:t xml:space="preserve">  </w:t>
      </w:r>
      <w:proofErr w:type="spellStart"/>
      <w:r>
        <w:rPr>
          <w:rStyle w:val="DataTypeTok"/>
        </w:rPr>
        <w:t>panel.background</w:t>
      </w:r>
      <w:proofErr w:type="spellEnd"/>
      <w:r>
        <w:rPr>
          <w:rStyle w:val="DataTypeTok"/>
        </w:rPr>
        <w:t xml:space="preserve"> =</w:t>
      </w:r>
      <w:r>
        <w:rPr>
          <w:rStyle w:val="NormalTok"/>
        </w:rPr>
        <w:t xml:space="preserve"> </w:t>
      </w:r>
      <w:proofErr w:type="spellStart"/>
      <w:r>
        <w:rPr>
          <w:rStyle w:val="KeywordTok"/>
        </w:rPr>
        <w:t>element_rect</w:t>
      </w:r>
      <w:proofErr w:type="spellEnd"/>
      <w:r>
        <w:rPr>
          <w:rStyle w:val="NormalTok"/>
        </w:rPr>
        <w:t>(</w:t>
      </w:r>
      <w:r>
        <w:rPr>
          <w:rStyle w:val="DataTypeTok"/>
        </w:rPr>
        <w:t>fill =</w:t>
      </w:r>
      <w:r>
        <w:rPr>
          <w:rStyle w:val="NormalTok"/>
        </w:rPr>
        <w:t xml:space="preserve"> </w:t>
      </w:r>
      <w:r>
        <w:rPr>
          <w:rStyle w:val="StringTok"/>
        </w:rPr>
        <w:t>"#FF6347AA"</w:t>
      </w:r>
      <w:r>
        <w:rPr>
          <w:rStyle w:val="NormalTok"/>
        </w:rPr>
        <w:t xml:space="preserve">, </w:t>
      </w:r>
      <w:r>
        <w:rPr>
          <w:rStyle w:val="DataTypeTok"/>
        </w:rPr>
        <w:t>color =</w:t>
      </w:r>
      <w:r>
        <w:rPr>
          <w:rStyle w:val="NormalTok"/>
        </w:rPr>
        <w:t xml:space="preserve"> </w:t>
      </w:r>
      <w:r>
        <w:rPr>
          <w:rStyle w:val="StringTok"/>
        </w:rPr>
        <w:t>"#FF6347AA"</w:t>
      </w:r>
      <w:r>
        <w:rPr>
          <w:rStyle w:val="NormalTok"/>
        </w:rPr>
        <w:t>))</w:t>
      </w:r>
    </w:p>
    <w:p w:rsidR="00E3658F" w:rsidRPr="00E3658F" w:rsidRDefault="00273132" w:rsidP="00273132">
      <w:pPr>
        <w:pStyle w:val="SourceCode"/>
      </w:pPr>
      <w:r>
        <w:rPr>
          <w:rStyle w:val="VerbatimChar"/>
        </w:rPr>
        <w:t xml:space="preserve">## Warning: Ignoring unknown parameters: </w:t>
      </w:r>
      <w:proofErr w:type="spellStart"/>
      <w:r>
        <w:rPr>
          <w:rStyle w:val="VerbatimChar"/>
        </w:rPr>
        <w:t>binwidth</w:t>
      </w:r>
      <w:proofErr w:type="spellEnd"/>
      <w:r>
        <w:rPr>
          <w:rStyle w:val="VerbatimChar"/>
        </w:rPr>
        <w:t>, bins, pad</w:t>
      </w:r>
    </w:p>
    <w:p w:rsidR="00C23444" w:rsidRDefault="009A2D63">
      <w:pPr>
        <w:pStyle w:val="SourceCode"/>
      </w:pPr>
      <w:r>
        <w:rPr>
          <w:rStyle w:val="NormalTok"/>
        </w:rPr>
        <w:lastRenderedPageBreak/>
        <w:t xml:space="preserve">  dems_race &lt;-</w:t>
      </w:r>
      <w:r>
        <w:rPr>
          <w:rStyle w:val="StringTok"/>
        </w:rPr>
        <w:t xml:space="preserve"> </w:t>
      </w:r>
      <w:r>
        <w:rPr>
          <w:rStyle w:val="NormalTok"/>
        </w:rPr>
        <w:t xml:space="preserve">Democrats </w:t>
      </w:r>
      <w:r>
        <w:rPr>
          <w:rStyle w:val="OperatorTok"/>
        </w:rPr>
        <w:t>%&gt;%</w:t>
      </w:r>
      <w:r>
        <w:br/>
      </w:r>
      <w:r>
        <w:rPr>
          <w:rStyle w:val="StringTok"/>
        </w:rPr>
        <w:t xml:space="preserve">  </w:t>
      </w:r>
      <w:r>
        <w:rPr>
          <w:rStyle w:val="KeywordTok"/>
        </w:rPr>
        <w:t>ggplot</w:t>
      </w:r>
      <w:r>
        <w:rPr>
          <w:rStyle w:val="NormalTok"/>
        </w:rPr>
        <w:t xml:space="preserve">()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x =</w:t>
      </w:r>
      <w:r>
        <w:rPr>
          <w:rStyle w:val="NormalTok"/>
        </w:rPr>
        <w:t xml:space="preserve"> attitude_toward_voting, </w:t>
      </w:r>
      <w:r>
        <w:rPr>
          <w:rStyle w:val="DataTypeTok"/>
        </w:rPr>
        <w:t>y =</w:t>
      </w:r>
      <w:r>
        <w:rPr>
          <w:rStyle w:val="NormalTok"/>
        </w:rPr>
        <w:t xml:space="preserve"> ppage, </w:t>
      </w:r>
      <w:r>
        <w:rPr>
          <w:rStyle w:val="DataTypeTok"/>
        </w:rPr>
        <w:t>fill =</w:t>
      </w:r>
      <w:r>
        <w:rPr>
          <w:rStyle w:val="NormalTok"/>
        </w:rPr>
        <w:t xml:space="preserve"> attitude_toward_voting, </w:t>
      </w:r>
      <w:r>
        <w:rPr>
          <w:rStyle w:val="DataTypeTok"/>
        </w:rPr>
        <w:t>na.rm =</w:t>
      </w:r>
      <w:r>
        <w:rPr>
          <w:rStyle w:val="NormalTok"/>
        </w:rPr>
        <w:t xml:space="preserve"> </w:t>
      </w:r>
      <w:r>
        <w:rPr>
          <w:rStyle w:val="OtherTok"/>
        </w:rPr>
        <w:t>TRUE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"Attitude Toward Voting"</w:t>
      </w:r>
      <w:r>
        <w:rPr>
          <w:rStyle w:val="NormalTok"/>
        </w:rPr>
        <w:t>,</w:t>
      </w:r>
      <w:r>
        <w:br/>
      </w:r>
      <w:r>
        <w:rPr>
          <w:rStyle w:val="NormalTok"/>
        </w:rPr>
        <w:t xml:space="preserve">       </w:t>
      </w:r>
      <w:r>
        <w:rPr>
          <w:rStyle w:val="DataTypeTok"/>
        </w:rPr>
        <w:t>y =</w:t>
      </w:r>
      <w:r>
        <w:rPr>
          <w:rStyle w:val="NormalTok"/>
        </w:rPr>
        <w:t xml:space="preserve"> </w:t>
      </w:r>
      <w:r>
        <w:rPr>
          <w:rStyle w:val="StringTok"/>
        </w:rPr>
        <w:t>"Age"</w:t>
      </w:r>
      <w:r>
        <w:rPr>
          <w:rStyle w:val="NormalTok"/>
        </w:rPr>
        <w:t>,</w:t>
      </w:r>
      <w:r>
        <w:br/>
      </w:r>
      <w:r>
        <w:rPr>
          <w:rStyle w:val="NormalTok"/>
        </w:rPr>
        <w:t xml:space="preserve">       </w:t>
      </w:r>
      <w:r>
        <w:rPr>
          <w:rStyle w:val="DataTypeTok"/>
        </w:rPr>
        <w:t>fill =</w:t>
      </w:r>
      <w:r>
        <w:rPr>
          <w:rStyle w:val="NormalTok"/>
        </w:rPr>
        <w:t xml:space="preserve"> </w:t>
      </w:r>
      <w:r>
        <w:rPr>
          <w:rStyle w:val="StringTok"/>
        </w:rPr>
        <w:t>"Attitude Toward Voting"</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"Democrats"</w:t>
      </w:r>
      <w:r>
        <w:rPr>
          <w:rStyle w:val="NormalTok"/>
        </w:rPr>
        <w:t xml:space="preserve">, </w:t>
      </w:r>
      <w:r>
        <w:br/>
      </w:r>
      <w:r>
        <w:rPr>
          <w:rStyle w:val="NormalTok"/>
        </w:rPr>
        <w:t xml:space="preserve">        </w:t>
      </w:r>
      <w:r>
        <w:rPr>
          <w:rStyle w:val="DataTypeTok"/>
        </w:rPr>
        <w:t>subtitle =</w:t>
      </w:r>
      <w:r>
        <w:rPr>
          <w:rStyle w:val="NormalTok"/>
        </w:rPr>
        <w:t xml:space="preserve"> </w:t>
      </w:r>
      <w:r>
        <w:rPr>
          <w:rStyle w:val="StringTok"/>
        </w:rPr>
        <w:t>"Box plot of Age, Race, and Attitude toward Voting"</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"royalblue"</w:t>
      </w:r>
      <w:r>
        <w:rPr>
          <w:rStyle w:val="NormalTok"/>
        </w:rPr>
        <w:t xml:space="preserve">)) </w:t>
      </w:r>
      <w:r>
        <w:rPr>
          <w:rStyle w:val="OperatorTok"/>
        </w:rPr>
        <w:t>+</w:t>
      </w:r>
      <w:r>
        <w:br/>
      </w:r>
      <w:r>
        <w:rPr>
          <w:rStyle w:val="StringTok"/>
        </w:rPr>
        <w:t xml:space="preserve">       </w:t>
      </w:r>
      <w:r>
        <w:rPr>
          <w:rStyle w:val="KeywordTok"/>
        </w:rPr>
        <w:t>facet_wrap</w:t>
      </w:r>
      <w:r>
        <w:rPr>
          <w:rStyle w:val="NormalTok"/>
        </w:rPr>
        <w:t xml:space="preserve"> (</w:t>
      </w:r>
      <w:r>
        <w:rPr>
          <w:rStyle w:val="OperatorTok"/>
        </w:rPr>
        <w:t>~</w:t>
      </w:r>
      <w:r>
        <w:rPr>
          <w:rStyle w:val="StringTok"/>
        </w:rPr>
        <w:t xml:space="preserve"> </w:t>
      </w:r>
      <w:r>
        <w:rPr>
          <w:rStyle w:val="NormalTok"/>
        </w:rPr>
        <w:t xml:space="preserve">race) </w:t>
      </w:r>
    </w:p>
    <w:p w:rsidR="00C23444" w:rsidRDefault="009A2D63">
      <w:pPr>
        <w:pStyle w:val="SourceCode"/>
        <w:rPr>
          <w:ins w:id="157" w:author="Sanne Smith" w:date="2021-02-21T22:05:00Z"/>
          <w:rStyle w:val="VerbatimChar"/>
        </w:rPr>
      </w:pPr>
      <w:r>
        <w:rPr>
          <w:rStyle w:val="VerbatimChar"/>
        </w:rPr>
        <w:t>## Warning: Ignoring unknown aesthetics: na.rm</w:t>
      </w:r>
    </w:p>
    <w:p w:rsidR="00D6056F" w:rsidRDefault="00D6056F">
      <w:pPr>
        <w:pStyle w:val="SourceCode"/>
      </w:pPr>
      <w:ins w:id="158" w:author="Sanne Smith" w:date="2021-02-21T22:05:00Z">
        <w:r>
          <w:t xml:space="preserve">Notice that na.rm is not something that </w:t>
        </w:r>
        <w:proofErr w:type="spellStart"/>
        <w:r>
          <w:t>aes</w:t>
        </w:r>
        <w:proofErr w:type="spellEnd"/>
        <w:r>
          <w:t xml:space="preserve">() works with. But that’s ok, because </w:t>
        </w:r>
        <w:proofErr w:type="spellStart"/>
        <w:r>
          <w:t>ggplot</w:t>
        </w:r>
        <w:proofErr w:type="spellEnd"/>
        <w:r>
          <w:t xml:space="preserve"> will kick out NAs by default</w:t>
        </w:r>
      </w:ins>
    </w:p>
    <w:p w:rsidR="00C23444" w:rsidRDefault="009A2D63">
      <w:pPr>
        <w:pStyle w:val="SourceCode"/>
      </w:pPr>
      <w:r>
        <w:rPr>
          <w:rStyle w:val="NormalTok"/>
        </w:rPr>
        <w:t xml:space="preserve">  dems_race </w:t>
      </w:r>
      <w:r>
        <w:rPr>
          <w:rStyle w:val="OperatorTok"/>
        </w:rPr>
        <w:t>+</w:t>
      </w:r>
      <w:r>
        <w:rPr>
          <w:rStyle w:val="StringTok"/>
        </w:rPr>
        <w:t xml:space="preserve">  </w:t>
      </w:r>
      <w:r>
        <w:rPr>
          <w:rStyle w:val="KeywordTok"/>
        </w:rPr>
        <w:t>theme</w:t>
      </w:r>
      <w:r>
        <w:rPr>
          <w:rStyle w:val="NormalTok"/>
        </w:rPr>
        <w:t>(</w:t>
      </w:r>
      <w:r>
        <w:br/>
      </w:r>
      <w:r>
        <w:rPr>
          <w:rStyle w:val="NormalTok"/>
        </w:rPr>
        <w:t xml:space="preserve">  </w:t>
      </w:r>
      <w:r>
        <w:rPr>
          <w:rStyle w:val="DataTypeTok"/>
        </w:rPr>
        <w:t>panel.background =</w:t>
      </w:r>
      <w:r>
        <w:rPr>
          <w:rStyle w:val="NormalTok"/>
        </w:rPr>
        <w:t xml:space="preserve"> </w:t>
      </w:r>
      <w:r>
        <w:rPr>
          <w:rStyle w:val="KeywordTok"/>
        </w:rPr>
        <w:t>element_rect</w:t>
      </w:r>
      <w:r>
        <w:rPr>
          <w:rStyle w:val="NormalTok"/>
        </w:rPr>
        <w:t>(</w:t>
      </w:r>
      <w:r>
        <w:rPr>
          <w:rStyle w:val="DataTypeTok"/>
        </w:rPr>
        <w:t>fill =</w:t>
      </w:r>
      <w:r>
        <w:rPr>
          <w:rStyle w:val="NormalTok"/>
        </w:rPr>
        <w:t xml:space="preserve"> </w:t>
      </w:r>
      <w:r>
        <w:rPr>
          <w:rStyle w:val="StringTok"/>
        </w:rPr>
        <w:t>"lightblue"</w:t>
      </w:r>
      <w:r>
        <w:rPr>
          <w:rStyle w:val="NormalTok"/>
        </w:rPr>
        <w:t xml:space="preserve">, </w:t>
      </w:r>
      <w:r>
        <w:rPr>
          <w:rStyle w:val="DataTypeTok"/>
        </w:rPr>
        <w:t>color =</w:t>
      </w:r>
      <w:r>
        <w:rPr>
          <w:rStyle w:val="NormalTok"/>
        </w:rPr>
        <w:t xml:space="preserve"> </w:t>
      </w:r>
      <w:r>
        <w:rPr>
          <w:rStyle w:val="StringTok"/>
        </w:rPr>
        <w:t>"lightblue"</w:t>
      </w:r>
      <w:r>
        <w:rPr>
          <w:rStyle w:val="NormalTok"/>
        </w:rPr>
        <w:t>))</w:t>
      </w:r>
    </w:p>
    <w:p w:rsidR="00C23444" w:rsidRDefault="00C23444">
      <w:pPr>
        <w:pStyle w:val="FirstParagraph"/>
      </w:pPr>
    </w:p>
    <w:p w:rsidR="00E3658F" w:rsidRDefault="00E3658F" w:rsidP="00E3658F">
      <w:pPr>
        <w:pStyle w:val="BodyText"/>
      </w:pPr>
    </w:p>
    <w:p w:rsidR="00E3658F" w:rsidRDefault="00E3658F" w:rsidP="00E3658F">
      <w:pPr>
        <w:pStyle w:val="BodyText"/>
      </w:pPr>
    </w:p>
    <w:p w:rsidR="00E3658F" w:rsidRDefault="00E3658F" w:rsidP="00E3658F">
      <w:pPr>
        <w:pStyle w:val="BodyText"/>
      </w:pPr>
    </w:p>
    <w:p w:rsidR="00E3658F" w:rsidRDefault="00E3658F" w:rsidP="00E3658F">
      <w:pPr>
        <w:pStyle w:val="BodyText"/>
      </w:pPr>
    </w:p>
    <w:p w:rsidR="00CA1C4B" w:rsidRDefault="00E3658F" w:rsidP="00E3658F">
      <w:pPr>
        <w:pStyle w:val="BodyText"/>
        <w:rPr>
          <w:ins w:id="159" w:author="Sanne Smith" w:date="2021-02-21T22:26:00Z"/>
        </w:rPr>
      </w:pPr>
      <w:r w:rsidRPr="00E3658F">
        <w:rPr>
          <w:noProof/>
        </w:rPr>
        <w:lastRenderedPageBreak/>
        <w:drawing>
          <wp:anchor distT="0" distB="0" distL="114300" distR="114300" simplePos="0" relativeHeight="251670016" behindDoc="1" locked="0" layoutInCell="1" allowOverlap="1" wp14:anchorId="75E9F941" wp14:editId="73EEC6B0">
            <wp:simplePos x="0" y="0"/>
            <wp:positionH relativeFrom="column">
              <wp:posOffset>-562610</wp:posOffset>
            </wp:positionH>
            <wp:positionV relativeFrom="paragraph">
              <wp:posOffset>-586740</wp:posOffset>
            </wp:positionV>
            <wp:extent cx="7061835" cy="4519295"/>
            <wp:effectExtent l="0" t="0" r="0" b="0"/>
            <wp:wrapTight wrapText="bothSides">
              <wp:wrapPolygon edited="0">
                <wp:start x="0" y="0"/>
                <wp:lineTo x="0" y="21488"/>
                <wp:lineTo x="21559" y="21488"/>
                <wp:lineTo x="215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61835" cy="4519295"/>
                    </a:xfrm>
                    <a:prstGeom prst="rect">
                      <a:avLst/>
                    </a:prstGeom>
                  </pic:spPr>
                </pic:pic>
              </a:graphicData>
            </a:graphic>
            <wp14:sizeRelH relativeFrom="margin">
              <wp14:pctWidth>0</wp14:pctWidth>
            </wp14:sizeRelH>
            <wp14:sizeRelV relativeFrom="margin">
              <wp14:pctHeight>0</wp14:pctHeight>
            </wp14:sizeRelV>
          </wp:anchor>
        </w:drawing>
      </w:r>
      <w:ins w:id="160" w:author="Sanne Smith" w:date="2021-02-21T22:22:00Z">
        <w:r w:rsidR="00CA1C4B">
          <w:t xml:space="preserve">I’m struggling with this graph. I would have done a </w:t>
        </w:r>
      </w:ins>
      <w:proofErr w:type="spellStart"/>
      <w:ins w:id="161" w:author="Sanne Smith" w:date="2021-02-21T22:23:00Z">
        <w:r w:rsidR="00CA1C4B">
          <w:t>coord_flip</w:t>
        </w:r>
        <w:proofErr w:type="spellEnd"/>
        <w:r w:rsidR="00CA1C4B">
          <w:t xml:space="preserve"> so you can read the labels of attitude better. And you can hide the legend, because the axes already show what’s what.</w:t>
        </w:r>
      </w:ins>
      <w:ins w:id="162" w:author="Sanne Smith" w:date="2021-02-21T22:24:00Z">
        <w:r w:rsidR="00CA1C4B">
          <w:t xml:space="preserve"> </w:t>
        </w:r>
      </w:ins>
    </w:p>
    <w:p w:rsidR="00E3658F" w:rsidRDefault="00CA1C4B" w:rsidP="00E3658F">
      <w:pPr>
        <w:pStyle w:val="BodyText"/>
        <w:rPr>
          <w:ins w:id="163" w:author="Sanne Smith" w:date="2021-02-21T22:26:00Z"/>
        </w:rPr>
      </w:pPr>
      <w:ins w:id="164" w:author="Sanne Smith" w:date="2021-02-21T22:24:00Z">
        <w:r>
          <w:t xml:space="preserve">How would you interpret the graph? The median age of people who choose “things will be the same” over “who wins the election really matters” is </w:t>
        </w:r>
      </w:ins>
      <w:ins w:id="165" w:author="Sanne Smith" w:date="2021-02-21T22:25:00Z">
        <w:r>
          <w:t>close to 50</w:t>
        </w:r>
      </w:ins>
      <w:ins w:id="166" w:author="Sanne Smith" w:date="2021-02-21T22:24:00Z">
        <w:r>
          <w:t xml:space="preserve">. </w:t>
        </w:r>
      </w:ins>
      <w:ins w:id="167" w:author="Sanne Smith" w:date="2021-02-21T22:25:00Z">
        <w:r>
          <w:t xml:space="preserve">The median age of people who choose “who wins the election really matters” over “things will stay the same” is 60. This implies that </w:t>
        </w:r>
      </w:ins>
      <w:ins w:id="168" w:author="Sanne Smith" w:date="2021-02-21T22:26:00Z">
        <w:r>
          <w:t>older respondents had a more positive outlook on the impact of the elections than younger respondents.</w:t>
        </w:r>
      </w:ins>
    </w:p>
    <w:p w:rsidR="00CA1C4B" w:rsidRDefault="00CA1C4B" w:rsidP="00E3658F">
      <w:pPr>
        <w:pStyle w:val="BodyText"/>
        <w:rPr>
          <w:ins w:id="169" w:author="Sanne Smith" w:date="2021-02-21T22:26:00Z"/>
        </w:rPr>
      </w:pPr>
    </w:p>
    <w:p w:rsidR="00CA1C4B" w:rsidRDefault="00CA1C4B" w:rsidP="00E3658F">
      <w:pPr>
        <w:pStyle w:val="BodyText"/>
      </w:pPr>
      <w:ins w:id="170" w:author="Sanne Smith" w:date="2021-02-21T22:26:00Z">
        <w:r>
          <w:t>^ This graph is ok, but it took me a whi</w:t>
        </w:r>
      </w:ins>
      <w:ins w:id="171" w:author="Sanne Smith" w:date="2021-02-21T22:27:00Z">
        <w:r>
          <w:t xml:space="preserve">le to interpret it. </w:t>
        </w:r>
        <w:r w:rsidR="00E473E3">
          <w:t xml:space="preserve"> I wonder if a stacked bar chart with % would be more intuitive, where the bars are </w:t>
        </w:r>
      </w:ins>
      <w:ins w:id="172" w:author="Sanne Smith" w:date="2021-02-21T22:28:00Z">
        <w:r w:rsidR="00E473E3">
          <w:t xml:space="preserve">grouped by age group and racial group. Or just age group and </w:t>
        </w:r>
        <w:proofErr w:type="spellStart"/>
        <w:r w:rsidR="00E473E3">
          <w:t>facet_wrap</w:t>
        </w:r>
        <w:proofErr w:type="spellEnd"/>
        <w:r w:rsidR="00E473E3">
          <w:t xml:space="preserve"> by race.</w:t>
        </w:r>
      </w:ins>
    </w:p>
    <w:p w:rsidR="00E3658F" w:rsidRPr="00E3658F" w:rsidRDefault="00E3658F" w:rsidP="00E3658F">
      <w:pPr>
        <w:pStyle w:val="BodyText"/>
      </w:pPr>
    </w:p>
    <w:p w:rsidR="00C23444" w:rsidRDefault="009A2D63">
      <w:pPr>
        <w:pStyle w:val="SourceCode"/>
      </w:pPr>
      <w:r>
        <w:rPr>
          <w:rStyle w:val="NormalTok"/>
        </w:rPr>
        <w:t xml:space="preserve">    repubs_race &lt;-</w:t>
      </w:r>
      <w:r>
        <w:rPr>
          <w:rStyle w:val="StringTok"/>
        </w:rPr>
        <w:t xml:space="preserve"> </w:t>
      </w:r>
      <w:r>
        <w:rPr>
          <w:rStyle w:val="NormalTok"/>
        </w:rPr>
        <w:t xml:space="preserve">Republicans </w:t>
      </w:r>
      <w:r>
        <w:rPr>
          <w:rStyle w:val="OperatorTok"/>
        </w:rPr>
        <w:t>%&gt;%</w:t>
      </w:r>
      <w:r>
        <w:br/>
      </w:r>
      <w:r>
        <w:rPr>
          <w:rStyle w:val="StringTok"/>
        </w:rPr>
        <w:t xml:space="preserve">  </w:t>
      </w:r>
      <w:r>
        <w:rPr>
          <w:rStyle w:val="KeywordTok"/>
        </w:rPr>
        <w:t>ggplot</w:t>
      </w:r>
      <w:r>
        <w:rPr>
          <w:rStyle w:val="NormalTok"/>
        </w:rPr>
        <w:t xml:space="preserve">()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x =</w:t>
      </w:r>
      <w:r>
        <w:rPr>
          <w:rStyle w:val="NormalTok"/>
        </w:rPr>
        <w:t xml:space="preserve"> attitude_toward_voting, </w:t>
      </w:r>
      <w:r>
        <w:rPr>
          <w:rStyle w:val="DataTypeTok"/>
        </w:rPr>
        <w:t>y =</w:t>
      </w:r>
      <w:r>
        <w:rPr>
          <w:rStyle w:val="NormalTok"/>
        </w:rPr>
        <w:t xml:space="preserve"> ppage, </w:t>
      </w:r>
      <w:r>
        <w:rPr>
          <w:rStyle w:val="DataTypeTok"/>
        </w:rPr>
        <w:t>fill =</w:t>
      </w:r>
      <w:r>
        <w:rPr>
          <w:rStyle w:val="NormalTok"/>
        </w:rPr>
        <w:t xml:space="preserve"> attitude_toward_voting, </w:t>
      </w:r>
      <w:r>
        <w:rPr>
          <w:rStyle w:val="DataTypeTok"/>
        </w:rPr>
        <w:t>na.rm =</w:t>
      </w:r>
      <w:r>
        <w:rPr>
          <w:rStyle w:val="NormalTok"/>
        </w:rPr>
        <w:t xml:space="preserve"> </w:t>
      </w:r>
      <w:r>
        <w:rPr>
          <w:rStyle w:val="OtherTok"/>
        </w:rPr>
        <w:t>TRUE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"Attitude Toward Voting"</w:t>
      </w:r>
      <w:r>
        <w:rPr>
          <w:rStyle w:val="NormalTok"/>
        </w:rPr>
        <w:t>,</w:t>
      </w:r>
      <w:r>
        <w:br/>
      </w:r>
      <w:r>
        <w:rPr>
          <w:rStyle w:val="NormalTok"/>
        </w:rPr>
        <w:lastRenderedPageBreak/>
        <w:t xml:space="preserve">       </w:t>
      </w:r>
      <w:r>
        <w:rPr>
          <w:rStyle w:val="DataTypeTok"/>
        </w:rPr>
        <w:t>y =</w:t>
      </w:r>
      <w:r>
        <w:rPr>
          <w:rStyle w:val="NormalTok"/>
        </w:rPr>
        <w:t xml:space="preserve"> </w:t>
      </w:r>
      <w:r>
        <w:rPr>
          <w:rStyle w:val="StringTok"/>
        </w:rPr>
        <w:t>"Age"</w:t>
      </w:r>
      <w:r>
        <w:rPr>
          <w:rStyle w:val="NormalTok"/>
        </w:rPr>
        <w:t>,</w:t>
      </w:r>
      <w:r>
        <w:br/>
      </w:r>
      <w:r>
        <w:rPr>
          <w:rStyle w:val="NormalTok"/>
        </w:rPr>
        <w:t xml:space="preserve">       </w:t>
      </w:r>
      <w:r>
        <w:rPr>
          <w:rStyle w:val="DataTypeTok"/>
        </w:rPr>
        <w:t>fill =</w:t>
      </w:r>
      <w:r>
        <w:rPr>
          <w:rStyle w:val="NormalTok"/>
        </w:rPr>
        <w:t xml:space="preserve"> </w:t>
      </w:r>
      <w:r>
        <w:rPr>
          <w:rStyle w:val="StringTok"/>
        </w:rPr>
        <w:t>"Attitude Toward Voting"</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"Republicans"</w:t>
      </w:r>
      <w:r>
        <w:rPr>
          <w:rStyle w:val="NormalTok"/>
        </w:rPr>
        <w:t xml:space="preserve">, </w:t>
      </w:r>
      <w:r>
        <w:br/>
      </w:r>
      <w:r>
        <w:rPr>
          <w:rStyle w:val="NormalTok"/>
        </w:rPr>
        <w:t xml:space="preserve">        </w:t>
      </w:r>
      <w:r>
        <w:rPr>
          <w:rStyle w:val="DataTypeTok"/>
        </w:rPr>
        <w:t>subtitle =</w:t>
      </w:r>
      <w:r>
        <w:rPr>
          <w:rStyle w:val="NormalTok"/>
        </w:rPr>
        <w:t xml:space="preserve"> </w:t>
      </w:r>
      <w:r>
        <w:rPr>
          <w:rStyle w:val="StringTok"/>
        </w:rPr>
        <w:t>"Box plot of Age, Race, and Attitude toward Voting"</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"royalblue"</w:t>
      </w:r>
      <w:r>
        <w:rPr>
          <w:rStyle w:val="NormalTok"/>
        </w:rPr>
        <w:t xml:space="preserve">)) </w:t>
      </w:r>
      <w:r>
        <w:rPr>
          <w:rStyle w:val="OperatorTok"/>
        </w:rPr>
        <w:t>+</w:t>
      </w:r>
      <w:r>
        <w:br/>
      </w:r>
      <w:r>
        <w:rPr>
          <w:rStyle w:val="StringTok"/>
        </w:rPr>
        <w:t xml:space="preserve">       </w:t>
      </w:r>
      <w:r>
        <w:rPr>
          <w:rStyle w:val="KeywordTok"/>
        </w:rPr>
        <w:t>facet_wrap</w:t>
      </w:r>
      <w:r>
        <w:rPr>
          <w:rStyle w:val="NormalTok"/>
        </w:rPr>
        <w:t xml:space="preserve"> ( </w:t>
      </w:r>
      <w:r>
        <w:rPr>
          <w:rStyle w:val="OperatorTok"/>
        </w:rPr>
        <w:t>~</w:t>
      </w:r>
      <w:r>
        <w:rPr>
          <w:rStyle w:val="StringTok"/>
        </w:rPr>
        <w:t xml:space="preserve"> </w:t>
      </w:r>
      <w:r>
        <w:rPr>
          <w:rStyle w:val="NormalTok"/>
        </w:rPr>
        <w:t>race)</w:t>
      </w:r>
    </w:p>
    <w:p w:rsidR="00C23444" w:rsidRDefault="009A2D63">
      <w:pPr>
        <w:pStyle w:val="SourceCode"/>
      </w:pPr>
      <w:r>
        <w:rPr>
          <w:rStyle w:val="VerbatimChar"/>
        </w:rPr>
        <w:t>## Warning: Ignoring unknown aesthetics: na.rm</w:t>
      </w:r>
    </w:p>
    <w:p w:rsidR="00C23444" w:rsidRDefault="009A2D63">
      <w:pPr>
        <w:pStyle w:val="SourceCode"/>
      </w:pPr>
      <w:r>
        <w:rPr>
          <w:rStyle w:val="NormalTok"/>
        </w:rPr>
        <w:t xml:space="preserve">  repubs_race </w:t>
      </w:r>
      <w:r>
        <w:rPr>
          <w:rStyle w:val="OperatorTok"/>
        </w:rPr>
        <w:t>+</w:t>
      </w:r>
      <w:r>
        <w:rPr>
          <w:rStyle w:val="StringTok"/>
        </w:rPr>
        <w:t xml:space="preserve">  </w:t>
      </w:r>
      <w:r>
        <w:rPr>
          <w:rStyle w:val="KeywordTok"/>
        </w:rPr>
        <w:t>theme</w:t>
      </w:r>
      <w:r>
        <w:rPr>
          <w:rStyle w:val="NormalTok"/>
        </w:rPr>
        <w:t>(</w:t>
      </w:r>
      <w:r>
        <w:br/>
      </w:r>
      <w:r>
        <w:rPr>
          <w:rStyle w:val="NormalTok"/>
        </w:rPr>
        <w:t xml:space="preserve">  </w:t>
      </w:r>
      <w:r>
        <w:rPr>
          <w:rStyle w:val="DataTypeTok"/>
        </w:rPr>
        <w:t>panel.background =</w:t>
      </w:r>
      <w:r>
        <w:rPr>
          <w:rStyle w:val="NormalTok"/>
        </w:rPr>
        <w:t xml:space="preserve"> </w:t>
      </w:r>
      <w:r>
        <w:rPr>
          <w:rStyle w:val="KeywordTok"/>
        </w:rPr>
        <w:t>element_rect</w:t>
      </w:r>
      <w:r>
        <w:rPr>
          <w:rStyle w:val="NormalTok"/>
        </w:rPr>
        <w:t>(</w:t>
      </w:r>
      <w:r>
        <w:rPr>
          <w:rStyle w:val="DataTypeTok"/>
        </w:rPr>
        <w:t>fill =</w:t>
      </w:r>
      <w:r>
        <w:rPr>
          <w:rStyle w:val="NormalTok"/>
        </w:rPr>
        <w:t xml:space="preserve"> </w:t>
      </w:r>
      <w:r>
        <w:rPr>
          <w:rStyle w:val="StringTok"/>
        </w:rPr>
        <w:t>"#FF6347AA"</w:t>
      </w:r>
      <w:r>
        <w:rPr>
          <w:rStyle w:val="NormalTok"/>
        </w:rPr>
        <w:t xml:space="preserve">, </w:t>
      </w:r>
      <w:r>
        <w:rPr>
          <w:rStyle w:val="DataTypeTok"/>
        </w:rPr>
        <w:t>color =</w:t>
      </w:r>
      <w:r>
        <w:rPr>
          <w:rStyle w:val="NormalTok"/>
        </w:rPr>
        <w:t xml:space="preserve"> </w:t>
      </w:r>
      <w:r>
        <w:rPr>
          <w:rStyle w:val="StringTok"/>
        </w:rPr>
        <w:t>"#FF6347AA"</w:t>
      </w:r>
      <w:r>
        <w:rPr>
          <w:rStyle w:val="NormalTok"/>
        </w:rPr>
        <w:t>))</w:t>
      </w:r>
    </w:p>
    <w:p w:rsidR="00C23444" w:rsidRDefault="00E3658F" w:rsidP="00E3658F">
      <w:pPr>
        <w:pStyle w:val="FirstParagraph"/>
        <w:rPr>
          <w:b/>
        </w:rPr>
      </w:pPr>
      <w:r w:rsidRPr="00E3658F">
        <w:rPr>
          <w:noProof/>
        </w:rPr>
        <w:drawing>
          <wp:anchor distT="0" distB="0" distL="114300" distR="114300" simplePos="0" relativeHeight="251655680" behindDoc="1" locked="0" layoutInCell="1" allowOverlap="1" wp14:anchorId="60C0E80C" wp14:editId="2A493231">
            <wp:simplePos x="0" y="0"/>
            <wp:positionH relativeFrom="column">
              <wp:posOffset>-747395</wp:posOffset>
            </wp:positionH>
            <wp:positionV relativeFrom="paragraph">
              <wp:posOffset>-47625</wp:posOffset>
            </wp:positionV>
            <wp:extent cx="7438390" cy="4759960"/>
            <wp:effectExtent l="0" t="0" r="0" b="0"/>
            <wp:wrapTight wrapText="bothSides">
              <wp:wrapPolygon edited="0">
                <wp:start x="0" y="0"/>
                <wp:lineTo x="0" y="21525"/>
                <wp:lineTo x="21519" y="21525"/>
                <wp:lineTo x="2151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38390" cy="4759960"/>
                    </a:xfrm>
                    <a:prstGeom prst="rect">
                      <a:avLst/>
                    </a:prstGeom>
                  </pic:spPr>
                </pic:pic>
              </a:graphicData>
            </a:graphic>
          </wp:anchor>
        </w:drawing>
      </w:r>
      <w:r w:rsidR="009A2D63">
        <w:rPr>
          <w:b/>
        </w:rPr>
        <w:t>Demographic Group:</w:t>
      </w:r>
    </w:p>
    <w:p w:rsidR="00273132" w:rsidRPr="00273132" w:rsidRDefault="00273132" w:rsidP="00273132">
      <w:pPr>
        <w:pStyle w:val="BodyText"/>
      </w:pPr>
      <w:r>
        <w:t>Instead of exploring generations, I decided to look at a range of ages.</w:t>
      </w:r>
      <w:ins w:id="173" w:author="Sanne Smith" w:date="2021-02-21T22:06:00Z">
        <w:r w:rsidR="00D02A34">
          <w:t xml:space="preserve"> Why?</w:t>
        </w:r>
      </w:ins>
      <w:r>
        <w:t xml:space="preserve"> I created a new variable called “</w:t>
      </w:r>
      <w:proofErr w:type="spellStart"/>
      <w:r>
        <w:t>agerange</w:t>
      </w:r>
      <w:proofErr w:type="spellEnd"/>
      <w:r>
        <w:t>” that is composed of:</w:t>
      </w:r>
      <w:r w:rsidR="005B381E">
        <w:t xml:space="preserve"> under 30 (because I feel like this age range still constitutes as “young”, 30 to 50 (middle-age), and 50 and over (older people).</w:t>
      </w:r>
    </w:p>
    <w:p w:rsidR="00C23444" w:rsidRDefault="009A2D63">
      <w:pPr>
        <w:pStyle w:val="BodyText"/>
      </w:pPr>
      <w:r>
        <w:t>I decided to look at how age and political party influence attitude toward voting. I’ve generally interested in how bipartisanship influences people’s perspective on the outcome. Firstly, I created two new data frames solely looking at Democrats and Republicans</w:t>
      </w:r>
      <w:r w:rsidR="005B381E">
        <w:t xml:space="preserve"> using </w:t>
      </w:r>
      <w:r w:rsidR="005B381E">
        <w:lastRenderedPageBreak/>
        <w:t xml:space="preserve">filter. </w:t>
      </w:r>
      <w:r>
        <w:t>I then plot</w:t>
      </w:r>
      <w:r w:rsidR="005B381E">
        <w:t>ted</w:t>
      </w:r>
      <w:r>
        <w:t xml:space="preserve"> age on the </w:t>
      </w:r>
      <w:r w:rsidR="005B381E">
        <w:t>x</w:t>
      </w:r>
      <w:r>
        <w:t xml:space="preserve">-axis as a continuous variable </w:t>
      </w:r>
      <w:r w:rsidR="005B381E">
        <w:t>with y as a count. The histograms</w:t>
      </w:r>
      <w:ins w:id="174" w:author="Sanne Smith" w:date="2021-02-21T22:19:00Z">
        <w:r w:rsidR="00CA1C4B">
          <w:t xml:space="preserve"> Where are the histograms? </w:t>
        </w:r>
      </w:ins>
      <w:r w:rsidR="005B381E">
        <w:t xml:space="preserve"> show that a vast majority of voters believe that who wins the election really matters. However, a larger amount of Republicans, specifically in the 30-50 mid-life range believe it doesn’t matter because things will stay pretty much the same. From these histograms, we can also see that a lot of more young people under 30 vote Democrat than Republican. From this, we can see that 30-50 Republicans tend to be more disillusioned by the electoral system than any other group.</w:t>
      </w:r>
    </w:p>
    <w:p w:rsidR="00C23444" w:rsidRDefault="009A2D63">
      <w:pPr>
        <w:pStyle w:val="BodyText"/>
      </w:pPr>
      <w:r>
        <w:t>I additionally decided to create a second plot comparing age, race and attitude toward voting by party.The race categories consisted of: Black, Hispanic, White, and Other/Mixed. This is totally ignoring mainly Asian Americans and other individuals of color, but I unfortunately don’t have access to more information on the participants’ identities.</w:t>
      </w:r>
      <w:ins w:id="175" w:author="Sanne Smith" w:date="2021-02-21T22:09:00Z">
        <w:r w:rsidR="00D02A34">
          <w:t xml:space="preserve"> That is a good observation. These people may have been </w:t>
        </w:r>
        <w:proofErr w:type="spellStart"/>
        <w:r w:rsidR="00D02A34">
          <w:t>undersampled</w:t>
        </w:r>
        <w:proofErr w:type="spellEnd"/>
        <w:r w:rsidR="00D02A34">
          <w:t xml:space="preserve"> for some reason? Definitely a problem!</w:t>
        </w:r>
      </w:ins>
    </w:p>
    <w:p w:rsidR="00C23444" w:rsidRDefault="009A2D63">
      <w:pPr>
        <w:pStyle w:val="BodyText"/>
        <w:pBdr>
          <w:bottom w:val="single" w:sz="6" w:space="1" w:color="auto"/>
        </w:pBdr>
      </w:pPr>
      <w:r>
        <w:rPr>
          <w:b/>
        </w:rPr>
        <w:t>Discussion</w:t>
      </w:r>
      <w:r>
        <w:t xml:space="preserve"> Interestingly, older people in both parties tend to view that who wins the election really matters. There is slightly more variability in the age of Democrats who think who wins the election really matters than Republicans (perhaps more younger Democrats are motivated to vote because of this? Further analysis would be needed.)</w:t>
      </w:r>
    </w:p>
    <w:p w:rsidR="00E3658F" w:rsidRPr="00E3658F" w:rsidRDefault="009A2D63">
      <w:pPr>
        <w:pStyle w:val="BodyText"/>
        <w:rPr>
          <w:b/>
          <w:bCs/>
          <w:u w:val="single"/>
        </w:rPr>
      </w:pPr>
      <w:r w:rsidRPr="00E3658F">
        <w:rPr>
          <w:b/>
          <w:bCs/>
          <w:u w:val="single"/>
        </w:rPr>
        <w:t xml:space="preserve">Republicans: </w:t>
      </w:r>
    </w:p>
    <w:p w:rsidR="005B381E" w:rsidRDefault="009A2D63" w:rsidP="005B381E">
      <w:pPr>
        <w:pStyle w:val="BodyText"/>
        <w:ind w:left="720"/>
      </w:pPr>
      <w:r>
        <w:t xml:space="preserve">Black: </w:t>
      </w:r>
    </w:p>
    <w:p w:rsidR="005B381E" w:rsidRDefault="009A2D63" w:rsidP="00E3658F">
      <w:pPr>
        <w:pStyle w:val="BodyText"/>
        <w:numPr>
          <w:ilvl w:val="0"/>
          <w:numId w:val="13"/>
        </w:numPr>
      </w:pPr>
      <w:r>
        <w:t xml:space="preserve">things will pretty much be the same: </w:t>
      </w:r>
      <w:del w:id="176" w:author="Sanne Smith" w:date="2021-02-21T22:20:00Z">
        <w:r w:rsidDel="00CA1C4B">
          <w:delText xml:space="preserve">mean </w:delText>
        </w:r>
      </w:del>
      <w:ins w:id="177" w:author="Sanne Smith" w:date="2021-02-21T22:20:00Z">
        <w:r w:rsidR="00CA1C4B">
          <w:t>median</w:t>
        </w:r>
        <w:r w:rsidR="00CA1C4B">
          <w:t xml:space="preserve"> </w:t>
        </w:r>
      </w:ins>
      <w:r>
        <w:t xml:space="preserve">age around 40. </w:t>
      </w:r>
    </w:p>
    <w:p w:rsidR="00C23444" w:rsidRDefault="009A2D63" w:rsidP="00E3658F">
      <w:pPr>
        <w:pStyle w:val="BodyText"/>
        <w:numPr>
          <w:ilvl w:val="0"/>
          <w:numId w:val="13"/>
        </w:numPr>
      </w:pPr>
      <w:r>
        <w:t>who wins really matters: mean age around 55.</w:t>
      </w:r>
    </w:p>
    <w:p w:rsidR="005B381E" w:rsidRDefault="009A2D63" w:rsidP="005B381E">
      <w:pPr>
        <w:ind w:left="720"/>
      </w:pPr>
      <w:r>
        <w:t xml:space="preserve">Hispanic: </w:t>
      </w:r>
    </w:p>
    <w:p w:rsidR="005B381E" w:rsidRDefault="009A2D63" w:rsidP="005B381E">
      <w:pPr>
        <w:pStyle w:val="ListParagraph"/>
        <w:numPr>
          <w:ilvl w:val="0"/>
          <w:numId w:val="13"/>
        </w:numPr>
      </w:pPr>
      <w:r>
        <w:t xml:space="preserve">things will pretty much be the same: mean age around 45. </w:t>
      </w:r>
    </w:p>
    <w:p w:rsidR="00C23444" w:rsidRDefault="009A2D63" w:rsidP="005B381E">
      <w:pPr>
        <w:pStyle w:val="ListParagraph"/>
        <w:numPr>
          <w:ilvl w:val="0"/>
          <w:numId w:val="13"/>
        </w:numPr>
      </w:pPr>
      <w:r>
        <w:t>who wins really matters: mean age around 50.</w:t>
      </w:r>
    </w:p>
    <w:p w:rsidR="005B381E" w:rsidRDefault="009A2D63" w:rsidP="005B381E">
      <w:pPr>
        <w:ind w:left="720"/>
      </w:pPr>
      <w:r>
        <w:t>Other:</w:t>
      </w:r>
    </w:p>
    <w:p w:rsidR="005B381E" w:rsidRDefault="009A2D63" w:rsidP="005B381E">
      <w:pPr>
        <w:pStyle w:val="ListParagraph"/>
        <w:numPr>
          <w:ilvl w:val="0"/>
          <w:numId w:val="13"/>
        </w:numPr>
      </w:pPr>
      <w:r>
        <w:t xml:space="preserve">things will pretty much be the same: mean age around 40. Larger IQR, more variability. Perhaps because “other” encompasses many distinctly different groups. </w:t>
      </w:r>
    </w:p>
    <w:p w:rsidR="00C23444" w:rsidRDefault="009A2D63" w:rsidP="005B381E">
      <w:pPr>
        <w:pStyle w:val="ListParagraph"/>
        <w:numPr>
          <w:ilvl w:val="0"/>
          <w:numId w:val="13"/>
        </w:numPr>
      </w:pPr>
      <w:r>
        <w:t>who wins really matters: mean age around 55.</w:t>
      </w:r>
    </w:p>
    <w:p w:rsidR="005B381E" w:rsidRDefault="009A2D63" w:rsidP="005B381E">
      <w:pPr>
        <w:ind w:left="360"/>
      </w:pPr>
      <w:r>
        <w:t xml:space="preserve">White: </w:t>
      </w:r>
    </w:p>
    <w:p w:rsidR="005B381E" w:rsidRDefault="009A2D63" w:rsidP="00E3658F">
      <w:pPr>
        <w:numPr>
          <w:ilvl w:val="0"/>
          <w:numId w:val="13"/>
        </w:numPr>
      </w:pPr>
      <w:r>
        <w:t xml:space="preserve">things will pretty much be the same: mean age around 40. </w:t>
      </w:r>
    </w:p>
    <w:p w:rsidR="00C23444" w:rsidRDefault="009A2D63" w:rsidP="00E3658F">
      <w:pPr>
        <w:numPr>
          <w:ilvl w:val="0"/>
          <w:numId w:val="13"/>
        </w:numPr>
      </w:pPr>
      <w:r>
        <w:t>who wins really matters: mean age around 60.</w:t>
      </w:r>
    </w:p>
    <w:p w:rsidR="00C23444" w:rsidRDefault="009A2D63">
      <w:pPr>
        <w:pStyle w:val="FirstParagraph"/>
      </w:pPr>
      <w:r>
        <w:t>Verdict— Older Republicans of all race categories tend to feel that who wins the election really matters while young Republicans of all race categories believe that things pretty much stay the same.</w:t>
      </w:r>
    </w:p>
    <w:p w:rsidR="00C23444" w:rsidRDefault="009A2D63">
      <w:pPr>
        <w:pStyle w:val="BodyText"/>
      </w:pPr>
      <w:r>
        <w:lastRenderedPageBreak/>
        <w:t>Perhaps older people, since they have lived longer, are able to see the impact each presidency has on their life?</w:t>
      </w:r>
    </w:p>
    <w:p w:rsidR="00C23444" w:rsidRDefault="009A2D63">
      <w:pPr>
        <w:pStyle w:val="BodyText"/>
        <w:pBdr>
          <w:bottom w:val="single" w:sz="6" w:space="1" w:color="auto"/>
        </w:pBdr>
      </w:pPr>
      <w:r>
        <w:t>The “other” category shows the most positive skew, meaning the tail on the right side of the distribution is longer or fatter. The mean and median will be greater than the mode.</w:t>
      </w:r>
    </w:p>
    <w:p w:rsidR="005B381E" w:rsidRDefault="005B381E">
      <w:pPr>
        <w:pStyle w:val="BodyText"/>
        <w:rPr>
          <w:b/>
          <w:bCs/>
          <w:u w:val="single"/>
        </w:rPr>
      </w:pPr>
    </w:p>
    <w:p w:rsidR="005B381E" w:rsidRDefault="005B381E">
      <w:pPr>
        <w:pStyle w:val="BodyText"/>
        <w:rPr>
          <w:b/>
          <w:bCs/>
          <w:u w:val="single"/>
        </w:rPr>
      </w:pPr>
    </w:p>
    <w:p w:rsidR="00E3658F" w:rsidRPr="00E3658F" w:rsidRDefault="009A2D63">
      <w:pPr>
        <w:pStyle w:val="BodyText"/>
        <w:rPr>
          <w:b/>
          <w:bCs/>
          <w:u w:val="single"/>
        </w:rPr>
      </w:pPr>
      <w:r w:rsidRPr="00E3658F">
        <w:rPr>
          <w:b/>
          <w:bCs/>
          <w:u w:val="single"/>
        </w:rPr>
        <w:t xml:space="preserve">Democrats: </w:t>
      </w:r>
    </w:p>
    <w:p w:rsidR="005B381E" w:rsidRDefault="009A2D63" w:rsidP="005B381E">
      <w:pPr>
        <w:pStyle w:val="BodyText"/>
        <w:ind w:left="360"/>
      </w:pPr>
      <w:r>
        <w:t>Black:</w:t>
      </w:r>
    </w:p>
    <w:p w:rsidR="005B381E" w:rsidRDefault="009A2D63" w:rsidP="00E3658F">
      <w:pPr>
        <w:pStyle w:val="BodyText"/>
        <w:numPr>
          <w:ilvl w:val="0"/>
          <w:numId w:val="12"/>
        </w:numPr>
      </w:pPr>
      <w:r>
        <w:t xml:space="preserve"> things will pretty much be the same: mean age around 50. </w:t>
      </w:r>
    </w:p>
    <w:p w:rsidR="00C23444" w:rsidRDefault="009A2D63" w:rsidP="00E3658F">
      <w:pPr>
        <w:pStyle w:val="BodyText"/>
        <w:numPr>
          <w:ilvl w:val="0"/>
          <w:numId w:val="12"/>
        </w:numPr>
      </w:pPr>
      <w:r>
        <w:t>who wins really matters: mean age around 60.</w:t>
      </w:r>
    </w:p>
    <w:p w:rsidR="005B381E" w:rsidRDefault="009A2D63" w:rsidP="005B381E">
      <w:pPr>
        <w:ind w:left="720"/>
      </w:pPr>
      <w:r>
        <w:t>Hispanic:</w:t>
      </w:r>
    </w:p>
    <w:p w:rsidR="005B381E" w:rsidRDefault="009A2D63" w:rsidP="005B381E">
      <w:pPr>
        <w:pStyle w:val="ListParagraph"/>
        <w:numPr>
          <w:ilvl w:val="0"/>
          <w:numId w:val="12"/>
        </w:numPr>
      </w:pPr>
      <w:r>
        <w:t xml:space="preserve">things will pretty much be the same: mean age around 45. </w:t>
      </w:r>
    </w:p>
    <w:p w:rsidR="00C23444" w:rsidRDefault="009A2D63" w:rsidP="005B381E">
      <w:pPr>
        <w:pStyle w:val="ListParagraph"/>
        <w:numPr>
          <w:ilvl w:val="0"/>
          <w:numId w:val="12"/>
        </w:numPr>
      </w:pPr>
      <w:r>
        <w:t>who wins really matters: mean age around 50.</w:t>
      </w:r>
    </w:p>
    <w:p w:rsidR="005B381E" w:rsidRDefault="009A2D63" w:rsidP="005B381E">
      <w:pPr>
        <w:ind w:left="720"/>
      </w:pPr>
      <w:r>
        <w:t xml:space="preserve">Other: </w:t>
      </w:r>
    </w:p>
    <w:p w:rsidR="005B381E" w:rsidRDefault="009A2D63" w:rsidP="005B381E">
      <w:pPr>
        <w:pStyle w:val="ListParagraph"/>
        <w:numPr>
          <w:ilvl w:val="0"/>
          <w:numId w:val="12"/>
        </w:numPr>
      </w:pPr>
      <w:r>
        <w:t xml:space="preserve">things will pretty much be the same: mean age around 30. </w:t>
      </w:r>
    </w:p>
    <w:p w:rsidR="00C23444" w:rsidRDefault="009A2D63" w:rsidP="005B381E">
      <w:pPr>
        <w:pStyle w:val="ListParagraph"/>
        <w:numPr>
          <w:ilvl w:val="0"/>
          <w:numId w:val="12"/>
        </w:numPr>
      </w:pPr>
      <w:r>
        <w:t>who wins really matters: mean age around 35.</w:t>
      </w:r>
    </w:p>
    <w:p w:rsidR="005B381E" w:rsidRDefault="009A2D63" w:rsidP="005B381E">
      <w:pPr>
        <w:ind w:left="720"/>
      </w:pPr>
      <w:r>
        <w:t xml:space="preserve">White: </w:t>
      </w:r>
    </w:p>
    <w:p w:rsidR="005B381E" w:rsidRDefault="009A2D63" w:rsidP="005B381E">
      <w:pPr>
        <w:pStyle w:val="ListParagraph"/>
        <w:numPr>
          <w:ilvl w:val="0"/>
          <w:numId w:val="12"/>
        </w:numPr>
      </w:pPr>
      <w:r>
        <w:t xml:space="preserve">things will pretty much be the same: mean age around 35. </w:t>
      </w:r>
    </w:p>
    <w:p w:rsidR="00C23444" w:rsidRDefault="009A2D63" w:rsidP="00E3658F">
      <w:pPr>
        <w:numPr>
          <w:ilvl w:val="0"/>
          <w:numId w:val="12"/>
        </w:numPr>
      </w:pPr>
      <w:r>
        <w:t>who wins really matters: mean age around 55.</w:t>
      </w:r>
    </w:p>
    <w:p w:rsidR="00C23444" w:rsidRDefault="009A2D63">
      <w:pPr>
        <w:pStyle w:val="FirstParagraph"/>
      </w:pPr>
      <w:r>
        <w:t>Verdict — It seems that younger Democrats tend to feel that things pretty much stay the same as compared to their Republican counterparts. There seems to be the most variability between the two groups for white individuals.</w:t>
      </w:r>
    </w:p>
    <w:p w:rsidR="00C23444" w:rsidRDefault="009A2D63">
      <w:pPr>
        <w:pStyle w:val="BodyText"/>
      </w:pPr>
      <w:r>
        <w:t>The other category shows the most positive skew, meaning the tail on the right side of the distribution is longer or fatter. The mean and median will be greater than the mode. This is probably because so many different ethnic groups were lumped into one.</w:t>
      </w:r>
    </w:p>
    <w:p w:rsidR="00C23444" w:rsidRDefault="009A2D63">
      <w:pPr>
        <w:pStyle w:val="BodyText"/>
      </w:pPr>
      <w:r>
        <w:t>O</w:t>
      </w:r>
      <w:r w:rsidR="00D71D6F">
        <w:t>v</w:t>
      </w:r>
      <w:r>
        <w:t>erall, for both parties, there was the least amount of variability in age between the two stances among Hispanics.</w:t>
      </w:r>
    </w:p>
    <w:sectPr w:rsidR="00C234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8D5" w:rsidRDefault="007358D5">
      <w:pPr>
        <w:spacing w:after="0"/>
      </w:pPr>
      <w:r>
        <w:separator/>
      </w:r>
    </w:p>
  </w:endnote>
  <w:endnote w:type="continuationSeparator" w:id="0">
    <w:p w:rsidR="007358D5" w:rsidRDefault="007358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8D5" w:rsidRDefault="007358D5">
      <w:r>
        <w:separator/>
      </w:r>
    </w:p>
  </w:footnote>
  <w:footnote w:type="continuationSeparator" w:id="0">
    <w:p w:rsidR="007358D5" w:rsidRDefault="007358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EE2EAC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B7706A8"/>
    <w:multiLevelType w:val="hybridMultilevel"/>
    <w:tmpl w:val="E546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60161"/>
    <w:multiLevelType w:val="hybridMultilevel"/>
    <w:tmpl w:val="4786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40C9D"/>
    <w:multiLevelType w:val="hybridMultilevel"/>
    <w:tmpl w:val="DD5826F6"/>
    <w:lvl w:ilvl="0" w:tplc="059ED3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88B637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1315DCA"/>
    <w:multiLevelType w:val="multilevel"/>
    <w:tmpl w:val="2A36B03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num>
  <w:num w:numId="11">
    <w:abstractNumId w:val="5"/>
  </w:num>
  <w:num w:numId="12">
    <w:abstractNumId w:val="1"/>
  </w:num>
  <w:num w:numId="13">
    <w:abstractNumId w:val="2"/>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ne Smith">
    <w15:presenceInfo w15:providerId="AD" w15:userId="S::ssmith11@stanford.edu::5e42ec95-0c01-445f-85d0-0440002fa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53C0"/>
    <w:rsid w:val="000935CA"/>
    <w:rsid w:val="00270DF6"/>
    <w:rsid w:val="00273132"/>
    <w:rsid w:val="003E3589"/>
    <w:rsid w:val="0045002B"/>
    <w:rsid w:val="00451184"/>
    <w:rsid w:val="00475BE1"/>
    <w:rsid w:val="004E29B3"/>
    <w:rsid w:val="00590D07"/>
    <w:rsid w:val="005B381E"/>
    <w:rsid w:val="005F058A"/>
    <w:rsid w:val="00665A84"/>
    <w:rsid w:val="00692672"/>
    <w:rsid w:val="006A5C13"/>
    <w:rsid w:val="007358D5"/>
    <w:rsid w:val="00784D58"/>
    <w:rsid w:val="007E69F2"/>
    <w:rsid w:val="008D6863"/>
    <w:rsid w:val="009A2D63"/>
    <w:rsid w:val="009E140B"/>
    <w:rsid w:val="00AA5771"/>
    <w:rsid w:val="00B86B75"/>
    <w:rsid w:val="00BC48D5"/>
    <w:rsid w:val="00C23444"/>
    <w:rsid w:val="00C36279"/>
    <w:rsid w:val="00C81A55"/>
    <w:rsid w:val="00CA1C4B"/>
    <w:rsid w:val="00CA614C"/>
    <w:rsid w:val="00CE21FC"/>
    <w:rsid w:val="00D02A34"/>
    <w:rsid w:val="00D6056F"/>
    <w:rsid w:val="00D71D6F"/>
    <w:rsid w:val="00DC2F0B"/>
    <w:rsid w:val="00E315A3"/>
    <w:rsid w:val="00E3658F"/>
    <w:rsid w:val="00E473E3"/>
    <w:rsid w:val="00E619B3"/>
    <w:rsid w:val="00E852C3"/>
    <w:rsid w:val="00EB6E6F"/>
    <w:rsid w:val="00EF029B"/>
    <w:rsid w:val="00F7744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F131E"/>
  <w15:docId w15:val="{D4452869-6760-41EA-BEA5-9036C9FBE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D71D6F"/>
    <w:pPr>
      <w:tabs>
        <w:tab w:val="center" w:pos="4680"/>
        <w:tab w:val="right" w:pos="9360"/>
      </w:tabs>
      <w:spacing w:after="0"/>
    </w:pPr>
  </w:style>
  <w:style w:type="character" w:customStyle="1" w:styleId="HeaderChar">
    <w:name w:val="Header Char"/>
    <w:basedOn w:val="DefaultParagraphFont"/>
    <w:link w:val="Header"/>
    <w:rsid w:val="00D71D6F"/>
  </w:style>
  <w:style w:type="paragraph" w:styleId="Footer">
    <w:name w:val="footer"/>
    <w:basedOn w:val="Normal"/>
    <w:link w:val="FooterChar"/>
    <w:unhideWhenUsed/>
    <w:rsid w:val="00D71D6F"/>
    <w:pPr>
      <w:tabs>
        <w:tab w:val="center" w:pos="4680"/>
        <w:tab w:val="right" w:pos="9360"/>
      </w:tabs>
      <w:spacing w:after="0"/>
    </w:pPr>
  </w:style>
  <w:style w:type="character" w:customStyle="1" w:styleId="FooterChar">
    <w:name w:val="Footer Char"/>
    <w:basedOn w:val="DefaultParagraphFont"/>
    <w:link w:val="Footer"/>
    <w:rsid w:val="00D71D6F"/>
  </w:style>
  <w:style w:type="character" w:customStyle="1" w:styleId="Heading1Char">
    <w:name w:val="Heading 1 Char"/>
    <w:basedOn w:val="DefaultParagraphFont"/>
    <w:link w:val="Heading1"/>
    <w:uiPriority w:val="9"/>
    <w:rsid w:val="00D71D6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rsid w:val="005B381E"/>
    <w:pPr>
      <w:ind w:left="720"/>
      <w:contextualSpacing/>
    </w:pPr>
  </w:style>
  <w:style w:type="character" w:styleId="UnresolvedMention">
    <w:name w:val="Unresolved Mention"/>
    <w:basedOn w:val="DefaultParagraphFont"/>
    <w:uiPriority w:val="99"/>
    <w:semiHidden/>
    <w:unhideWhenUsed/>
    <w:rsid w:val="00451184"/>
    <w:rPr>
      <w:color w:val="605E5C"/>
      <w:shd w:val="clear" w:color="auto" w:fill="E1DFDD"/>
    </w:rPr>
  </w:style>
  <w:style w:type="paragraph" w:styleId="BalloonText">
    <w:name w:val="Balloon Text"/>
    <w:basedOn w:val="Normal"/>
    <w:link w:val="BalloonTextChar"/>
    <w:semiHidden/>
    <w:unhideWhenUsed/>
    <w:rsid w:val="007E69F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7E69F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clauswilke/ggjoy/blob/master/README.m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5992</Words>
  <Characters>34160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EDUC 423A/SOC 302A: Assignment 2</vt:lpstr>
    </vt:vector>
  </TitlesOfParts>
  <Company/>
  <LinksUpToDate>false</LinksUpToDate>
  <CharactersWithSpaces>40072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423A/SOC 302A: Assignment 2</dc:title>
  <dc:creator>Caity McGinley</dc:creator>
  <cp:keywords/>
  <cp:lastModifiedBy>Sanne Smith</cp:lastModifiedBy>
  <cp:revision>2</cp:revision>
  <dcterms:created xsi:type="dcterms:W3CDTF">2021-02-22T06:41:00Z</dcterms:created>
  <dcterms:modified xsi:type="dcterms:W3CDTF">2021-02-22T06:41:00Z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2/6/2021 - OAE Extension</vt:lpwstr>
  </property>
  <property fmtid="{D5CDD505-2E9C-101B-9397-08002B2CF9AE}" pid="3" name="output">
    <vt:lpwstr>word_document</vt:lpwstr>
  </property>
</Properties>
</file>
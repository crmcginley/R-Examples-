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CA8CA" w14:textId="77777777" w:rsidR="004113E9" w:rsidRDefault="00BB0DCE">
      <w:pPr>
        <w:pStyle w:val="Title"/>
      </w:pPr>
      <w:r>
        <w:t>EDUC 423B/SOC 302B: Assignment 1</w:t>
      </w:r>
    </w:p>
    <w:p w14:paraId="2274079B" w14:textId="4E704F3B" w:rsidR="004113E9" w:rsidRPr="009E1C21" w:rsidRDefault="009E1C21">
      <w:pPr>
        <w:pStyle w:val="Author"/>
        <w:rPr>
          <w:b/>
          <w:bCs/>
        </w:rPr>
      </w:pPr>
      <w:r w:rsidRPr="009E1C21">
        <w:rPr>
          <w:b/>
          <w:bCs/>
        </w:rPr>
        <w:t>Caity McGinley</w:t>
      </w:r>
    </w:p>
    <w:p w14:paraId="58547DF4" w14:textId="78C59B70" w:rsidR="004113E9" w:rsidRDefault="009E1C21">
      <w:pPr>
        <w:pStyle w:val="Date"/>
        <w:rPr>
          <w:ins w:id="0" w:author="Sanne Smith" w:date="2021-05-09T17:50:00Z"/>
          <w:b/>
          <w:bCs/>
        </w:rPr>
      </w:pPr>
      <w:r w:rsidRPr="009E1C21">
        <w:rPr>
          <w:b/>
          <w:bCs/>
        </w:rPr>
        <w:t>4/29/21 OAE Extension</w:t>
      </w:r>
    </w:p>
    <w:p w14:paraId="4FE8FDF7" w14:textId="3863C453" w:rsidR="00676A70" w:rsidRDefault="00676A70" w:rsidP="00676A70">
      <w:pPr>
        <w:pStyle w:val="BodyText"/>
        <w:rPr>
          <w:ins w:id="1" w:author="Sanne Smith" w:date="2021-05-09T17:50:00Z"/>
        </w:rPr>
      </w:pPr>
    </w:p>
    <w:p w14:paraId="52DB3AF2" w14:textId="1144CD9D" w:rsidR="00676A70" w:rsidRDefault="00676A70" w:rsidP="00676A70">
      <w:pPr>
        <w:pStyle w:val="BodyText"/>
        <w:rPr>
          <w:ins w:id="2" w:author="Sanne Smith" w:date="2021-05-09T17:51:00Z"/>
        </w:rPr>
      </w:pPr>
      <w:ins w:id="3" w:author="Sanne Smith" w:date="2021-05-09T17:50:00Z">
        <w:r>
          <w:t>Hi Caity,</w:t>
        </w:r>
      </w:ins>
    </w:p>
    <w:p w14:paraId="1790B922" w14:textId="1D58130A" w:rsidR="00676A70" w:rsidRDefault="00676A70" w:rsidP="00676A70">
      <w:pPr>
        <w:pStyle w:val="BodyText"/>
        <w:rPr>
          <w:ins w:id="4" w:author="Sanne Smith" w:date="2021-05-09T17:53:00Z"/>
        </w:rPr>
      </w:pPr>
      <w:ins w:id="5" w:author="Sanne Smith" w:date="2021-05-09T17:51:00Z">
        <w:r>
          <w:t>What was going on with the .50 AUC everywhere, right? Something was off there, but by reading the code I can’t quite figure out what might have been the problem. I am going to see if I can r</w:t>
        </w:r>
      </w:ins>
      <w:ins w:id="6" w:author="Sanne Smith" w:date="2021-05-09T17:52:00Z">
        <w:r>
          <w:t xml:space="preserve">eproduce it  and figure it out </w:t>
        </w:r>
        <w:r>
          <w:sym w:font="Wingdings" w:char="F04A"/>
        </w:r>
      </w:ins>
      <w:ins w:id="7" w:author="Sanne Smith" w:date="2021-05-09T17:53:00Z">
        <w:r>
          <w:t xml:space="preserve">. </w:t>
        </w:r>
      </w:ins>
      <w:ins w:id="8" w:author="Sanne Smith" w:date="2021-05-09T17:58:00Z">
        <w:r w:rsidR="00610E2F">
          <w:t xml:space="preserve"> I don’t ding you for this resul</w:t>
        </w:r>
      </w:ins>
      <w:ins w:id="9" w:author="Sanne Smith" w:date="2021-05-09T17:59:00Z">
        <w:r w:rsidR="00610E2F">
          <w:t xml:space="preserve">t, because if I can’t see what’s the matter just now, I don’t expect you to have solved it. </w:t>
        </w:r>
      </w:ins>
    </w:p>
    <w:p w14:paraId="5DCB15EC" w14:textId="63DC1A14" w:rsidR="00676A70" w:rsidRDefault="00610E2F" w:rsidP="00676A70">
      <w:pPr>
        <w:pStyle w:val="BodyText"/>
        <w:rPr>
          <w:ins w:id="10" w:author="Sanne Smith" w:date="2021-05-09T17:55:00Z"/>
        </w:rPr>
      </w:pPr>
      <w:ins w:id="11" w:author="Sanne Smith" w:date="2021-05-09T17:59:00Z">
        <w:r>
          <w:t>T</w:t>
        </w:r>
      </w:ins>
      <w:ins w:id="12" w:author="Sanne Smith" w:date="2021-05-09T17:53:00Z">
        <w:r w:rsidR="00676A70">
          <w:t xml:space="preserve">his assignment shows you </w:t>
        </w:r>
      </w:ins>
      <w:ins w:id="13" w:author="Sanne Smith" w:date="2021-05-09T18:01:00Z">
        <w:r w:rsidR="004F6F32">
          <w:t>work through the tidymodels process:</w:t>
        </w:r>
      </w:ins>
      <w:ins w:id="14" w:author="Sanne Smith" w:date="2021-05-09T17:53:00Z">
        <w:r w:rsidR="00676A70">
          <w:t xml:space="preserve"> all the code looks good. I would have liked to see more reflection on the models besides model performance</w:t>
        </w:r>
      </w:ins>
      <w:ins w:id="15" w:author="Sanne Smith" w:date="2021-05-09T17:54:00Z">
        <w:r w:rsidR="00676A70">
          <w:t xml:space="preserve"> (coefficients, importance) and why a model with only demographic, largely “ascribed” models doesn’t work so well from performance and ethical reasons. </w:t>
        </w:r>
      </w:ins>
      <w:ins w:id="16" w:author="Sanne Smith" w:date="2021-05-09T18:01:00Z">
        <w:r w:rsidR="004F6F32">
          <w:t xml:space="preserve">In addition, I </w:t>
        </w:r>
      </w:ins>
      <w:ins w:id="17" w:author="Sanne Smith" w:date="2021-05-09T18:02:00Z">
        <w:r w:rsidR="004F6F32">
          <w:t>agree that simple</w:t>
        </w:r>
      </w:ins>
      <w:ins w:id="18" w:author="Sanne Smith" w:date="2021-05-09T22:55:00Z">
        <w:r w:rsidR="00F04881">
          <w:t xml:space="preserve"> / faster</w:t>
        </w:r>
      </w:ins>
      <w:ins w:id="19" w:author="Sanne Smith" w:date="2021-05-09T18:02:00Z">
        <w:r w:rsidR="004F6F32">
          <w:t xml:space="preserve"> models are great, but in the end, we are looking for a model that predicts better. You probably had that in mind as well</w:t>
        </w:r>
      </w:ins>
      <w:ins w:id="20" w:author="Sanne Smith" w:date="2021-05-09T22:55:00Z">
        <w:r w:rsidR="00F04881">
          <w:t xml:space="preserve"> and making this point “all things equal”</w:t>
        </w:r>
      </w:ins>
      <w:ins w:id="21" w:author="Sanne Smith" w:date="2021-05-09T18:02:00Z">
        <w:r w:rsidR="004F6F32">
          <w:t xml:space="preserve"> but the write up seemed to suggest eff</w:t>
        </w:r>
      </w:ins>
      <w:ins w:id="22" w:author="Sanne Smith" w:date="2021-05-09T18:03:00Z">
        <w:r w:rsidR="004F6F32">
          <w:t>iciency was all you were looking for.</w:t>
        </w:r>
      </w:ins>
    </w:p>
    <w:p w14:paraId="27518779" w14:textId="754BDC40" w:rsidR="00676A70" w:rsidRDefault="00676A70" w:rsidP="00676A70">
      <w:pPr>
        <w:pStyle w:val="BodyText"/>
        <w:rPr>
          <w:ins w:id="23" w:author="Sanne Smith" w:date="2021-05-09T22:56:00Z"/>
        </w:rPr>
      </w:pPr>
      <w:ins w:id="24" w:author="Sanne Smith" w:date="2021-05-09T17:55:00Z">
        <w:r>
          <w:t>You’ve added an inter</w:t>
        </w:r>
        <w:bookmarkStart w:id="25" w:name="_GoBack"/>
        <w:bookmarkEnd w:id="25"/>
        <w:r>
          <w:t>esting new predictor to the mix and I would have thought that would make a big</w:t>
        </w:r>
      </w:ins>
      <w:ins w:id="26" w:author="Sanne Smith" w:date="2021-05-09T22:55:00Z">
        <w:r w:rsidR="00F04881">
          <w:t>ger</w:t>
        </w:r>
      </w:ins>
      <w:ins w:id="27" w:author="Sanne Smith" w:date="2021-05-09T17:55:00Z">
        <w:r>
          <w:t xml:space="preserve"> difference, but it didn’t . My hunch is that this was due to the na.omit() code where we probably lost a lot of learners that did not finish any assignments. Among them likely a bunch of learners who </w:t>
        </w:r>
      </w:ins>
      <w:ins w:id="28" w:author="Sanne Smith" w:date="2021-05-09T17:56:00Z">
        <w:r>
          <w:t>withdrew</w:t>
        </w:r>
      </w:ins>
      <w:ins w:id="29" w:author="Sanne Smith" w:date="2021-05-09T18:00:00Z">
        <w:r w:rsidR="004F6F32">
          <w:t xml:space="preserve">. OR this is related to the weird behavior that the models </w:t>
        </w:r>
      </w:ins>
      <w:ins w:id="30" w:author="Sanne Smith" w:date="2021-05-09T18:02:00Z">
        <w:r w:rsidR="004F6F32">
          <w:t>classify</w:t>
        </w:r>
      </w:ins>
      <w:ins w:id="31" w:author="Sanne Smith" w:date="2021-05-09T18:00:00Z">
        <w:r w:rsidR="004F6F32">
          <w:t xml:space="preserve"> a 100% as complete and 0% as withdrawn.  </w:t>
        </w:r>
      </w:ins>
    </w:p>
    <w:p w14:paraId="7609CE39" w14:textId="35B8FA2C" w:rsidR="00676A70" w:rsidRDefault="00676A70" w:rsidP="00676A70">
      <w:pPr>
        <w:pStyle w:val="BodyText"/>
        <w:rPr>
          <w:ins w:id="32" w:author="Sanne Smith" w:date="2021-05-09T17:52:00Z"/>
        </w:rPr>
      </w:pPr>
      <w:ins w:id="33" w:author="Sanne Smith" w:date="2021-05-09T17:57:00Z">
        <w:r>
          <w:t xml:space="preserve">Grade: </w:t>
        </w:r>
      </w:ins>
      <w:ins w:id="34" w:author="Sanne Smith" w:date="2021-05-09T23:00:00Z">
        <w:r w:rsidR="00F04881">
          <w:t>A-</w:t>
        </w:r>
      </w:ins>
    </w:p>
    <w:p w14:paraId="0C3B7886" w14:textId="77777777" w:rsidR="00676A70" w:rsidRPr="00676A70" w:rsidRDefault="00676A70">
      <w:pPr>
        <w:pStyle w:val="BodyText"/>
        <w:rPr>
          <w:rPrChange w:id="35" w:author="Sanne Smith" w:date="2021-05-09T17:50:00Z">
            <w:rPr>
              <w:b/>
              <w:bCs/>
            </w:rPr>
          </w:rPrChange>
        </w:rPr>
        <w:pPrChange w:id="36" w:author="Sanne Smith" w:date="2021-05-09T17:50:00Z">
          <w:pPr>
            <w:pStyle w:val="Date"/>
          </w:pPr>
        </w:pPrChange>
      </w:pPr>
    </w:p>
    <w:p w14:paraId="3C70DFC5" w14:textId="77777777" w:rsidR="004113E9" w:rsidRDefault="00BB0DCE">
      <w:pPr>
        <w:pStyle w:val="Heading1"/>
      </w:pPr>
      <w:bookmarkStart w:id="37" w:name="honor-code-statement"/>
      <w:r>
        <w:t>Honor Code Statement</w:t>
      </w:r>
      <w:bookmarkEnd w:id="37"/>
    </w:p>
    <w:p w14:paraId="51455225" w14:textId="77777777" w:rsidR="004113E9" w:rsidRDefault="00BB0DCE">
      <w:pPr>
        <w:pStyle w:val="FirstParagraph"/>
      </w:pPr>
      <w:r>
        <w:t xml:space="preserve">I strongly encourage students to form study groups and students may discuss and work on assignments in groups. I expect that each student understands their own submission. As such, students must write their submissions independently and clearly disclose the names of all other students who were part of their study group. Additionally, lifting code or solutions directly from the internet (e.g., Google, GitHub, Stack Overflow) is a violation of the </w:t>
      </w:r>
      <w:hyperlink r:id="rId7">
        <w:r>
          <w:rPr>
            <w:rStyle w:val="Hyperlink"/>
          </w:rPr>
          <w:t>Stanford Honor Code</w:t>
        </w:r>
      </w:hyperlink>
      <w:r>
        <w:t>. I take academic honesty and Honor Code violations extremely seriously and expect the same of students. If you have questions about what may or may not constitute an Honor Code violation, please reach out to me and we will figure it out together.</w:t>
      </w:r>
    </w:p>
    <w:p w14:paraId="6B6D3D84" w14:textId="77777777" w:rsidR="004113E9" w:rsidRDefault="00BB0DCE">
      <w:pPr>
        <w:pStyle w:val="BodyText"/>
      </w:pPr>
      <w:r>
        <w:rPr>
          <w:b/>
        </w:rPr>
        <w:t>Email:</w:t>
      </w:r>
      <w:r>
        <w:t xml:space="preserve"> </w:t>
      </w:r>
      <w:hyperlink r:id="rId8">
        <w:r>
          <w:rPr>
            <w:rStyle w:val="Hyperlink"/>
          </w:rPr>
          <w:t>caitym26@stanford.edu</w:t>
        </w:r>
      </w:hyperlink>
    </w:p>
    <w:p w14:paraId="58DDD641" w14:textId="07C061D8" w:rsidR="004113E9" w:rsidRDefault="00BB0DCE">
      <w:pPr>
        <w:pStyle w:val="BodyText"/>
      </w:pPr>
      <w:r>
        <w:rPr>
          <w:b/>
        </w:rPr>
        <w:lastRenderedPageBreak/>
        <w:t>SUID:</w:t>
      </w:r>
      <w:r>
        <w:t xml:space="preserve"> 06211809</w:t>
      </w:r>
      <w:r w:rsidR="002A6B03">
        <w:t xml:space="preserve"> </w:t>
      </w:r>
      <w:r>
        <w:t xml:space="preserve"> </w:t>
      </w:r>
      <w:r>
        <w:rPr>
          <w:b/>
        </w:rPr>
        <w:t>Study Group:</w:t>
      </w:r>
      <w:r w:rsidR="002A6B03">
        <w:rPr>
          <w:b/>
        </w:rPr>
        <w:t xml:space="preserve"> Jon and Victoria </w:t>
      </w:r>
    </w:p>
    <w:p w14:paraId="51716BA1" w14:textId="77777777" w:rsidR="004113E9" w:rsidRDefault="00BB0DCE">
      <w:pPr>
        <w:pStyle w:val="BodyText"/>
      </w:pPr>
      <w:r>
        <w:t>I acknowledge and agree to abide by the Honor Code.</w:t>
      </w:r>
    </w:p>
    <w:p w14:paraId="073AEE89" w14:textId="77777777" w:rsidR="004113E9" w:rsidRDefault="00BB0DCE">
      <w:pPr>
        <w:pStyle w:val="BodyText"/>
      </w:pPr>
      <w:r>
        <w:rPr>
          <w:b/>
        </w:rPr>
        <w:t>Signed:</w:t>
      </w:r>
    </w:p>
    <w:p w14:paraId="7ADDB896" w14:textId="77777777" w:rsidR="004113E9" w:rsidRDefault="00BB0DCE">
      <w:pPr>
        <w:pStyle w:val="BodyText"/>
      </w:pPr>
      <w:r>
        <w:t>Caity McGinley</w:t>
      </w:r>
    </w:p>
    <w:p w14:paraId="26FF42E3" w14:textId="77777777" w:rsidR="004113E9" w:rsidRDefault="00BB0DCE">
      <w:pPr>
        <w:pStyle w:val="Heading1"/>
      </w:pPr>
      <w:bookmarkStart w:id="38" w:name="setup-and-data-manipulation"/>
      <w:r>
        <w:t>Setup and data manipulation</w:t>
      </w:r>
      <w:bookmarkEnd w:id="38"/>
    </w:p>
    <w:p w14:paraId="05832B08" w14:textId="59B28D6E" w:rsidR="002A6B03" w:rsidRPr="002A6B03" w:rsidRDefault="002A6B03">
      <w:pPr>
        <w:pStyle w:val="SourceCode"/>
        <w:rPr>
          <w:rStyle w:val="KeywordTok"/>
          <w:rFonts w:asciiTheme="minorHAnsi" w:hAnsiTheme="minorHAnsi"/>
          <w:b w:val="0"/>
          <w:color w:val="auto"/>
          <w:sz w:val="24"/>
          <w:shd w:val="clear" w:color="auto" w:fill="auto"/>
        </w:rPr>
      </w:pPr>
      <w:r>
        <w:rPr>
          <w:rStyle w:val="CommentTok"/>
        </w:rPr>
        <w:t>#Libraries</w:t>
      </w:r>
    </w:p>
    <w:p w14:paraId="29B5C3A0" w14:textId="72536CD5" w:rsidR="004113E9" w:rsidRDefault="00BB0DCE">
      <w:pPr>
        <w:pStyle w:val="SourceCode"/>
      </w:pPr>
      <w:r>
        <w:rPr>
          <w:rStyle w:val="KeywordTok"/>
        </w:rPr>
        <w:t>library</w:t>
      </w:r>
      <w:r>
        <w:rPr>
          <w:rStyle w:val="NormalTok"/>
        </w:rPr>
        <w:t>(tidyverse)</w:t>
      </w:r>
    </w:p>
    <w:p w14:paraId="3F38CF8D" w14:textId="77777777" w:rsidR="004113E9" w:rsidRDefault="00BB0DCE">
      <w:pPr>
        <w:pStyle w:val="SourceCode"/>
      </w:pPr>
      <w:r>
        <w:rPr>
          <w:rStyle w:val="KeywordTok"/>
        </w:rPr>
        <w:t>library</w:t>
      </w:r>
      <w:r>
        <w:rPr>
          <w:rStyle w:val="NormalTok"/>
        </w:rPr>
        <w:t>(tidymodels)</w:t>
      </w:r>
    </w:p>
    <w:p w14:paraId="394BC1AD" w14:textId="77777777" w:rsidR="004113E9" w:rsidRDefault="00BB0DCE">
      <w:pPr>
        <w:pStyle w:val="SourceCode"/>
      </w:pPr>
      <w:r>
        <w:rPr>
          <w:rStyle w:val="KeywordTok"/>
        </w:rPr>
        <w:t>library</w:t>
      </w:r>
      <w:r>
        <w:rPr>
          <w:rStyle w:val="NormalTok"/>
        </w:rPr>
        <w:t>(vip)</w:t>
      </w:r>
    </w:p>
    <w:p w14:paraId="2DA04E46" w14:textId="77777777" w:rsidR="004113E9" w:rsidRDefault="00BB0DCE">
      <w:pPr>
        <w:pStyle w:val="SourceCode"/>
      </w:pPr>
      <w:r>
        <w:rPr>
          <w:rStyle w:val="KeywordTok"/>
        </w:rPr>
        <w:t>library</w:t>
      </w:r>
      <w:r>
        <w:rPr>
          <w:rStyle w:val="NormalTok"/>
        </w:rPr>
        <w:t>(rpart.plot)</w:t>
      </w:r>
    </w:p>
    <w:p w14:paraId="055B5E29" w14:textId="77777777" w:rsidR="004113E9" w:rsidRDefault="00BB0DCE">
      <w:pPr>
        <w:pStyle w:val="SourceCode"/>
      </w:pPr>
      <w:r>
        <w:rPr>
          <w:rStyle w:val="KeywordTok"/>
        </w:rPr>
        <w:t>library</w:t>
      </w:r>
      <w:r>
        <w:rPr>
          <w:rStyle w:val="NormalTok"/>
        </w:rPr>
        <w:t>(ranger)</w:t>
      </w:r>
    </w:p>
    <w:p w14:paraId="057FF2B5" w14:textId="77777777" w:rsidR="004113E9" w:rsidRDefault="00BB0DCE">
      <w:pPr>
        <w:pStyle w:val="SourceCode"/>
      </w:pPr>
      <w:r>
        <w:rPr>
          <w:rStyle w:val="KeywordTok"/>
        </w:rPr>
        <w:t>library</w:t>
      </w:r>
      <w:r>
        <w:rPr>
          <w:rStyle w:val="NormalTok"/>
        </w:rPr>
        <w:t>(skimr)</w:t>
      </w:r>
    </w:p>
    <w:p w14:paraId="38F27B9A" w14:textId="77777777" w:rsidR="004113E9" w:rsidRDefault="00BB0DCE">
      <w:pPr>
        <w:pStyle w:val="SourceCode"/>
      </w:pPr>
      <w:r>
        <w:rPr>
          <w:rStyle w:val="KeywordTok"/>
        </w:rPr>
        <w:t>library</w:t>
      </w:r>
      <w:r>
        <w:rPr>
          <w:rStyle w:val="NormalTok"/>
        </w:rPr>
        <w:t>(doParallel)</w:t>
      </w:r>
    </w:p>
    <w:p w14:paraId="19BF47FA" w14:textId="77777777" w:rsidR="004113E9" w:rsidRDefault="00BB0DCE">
      <w:pPr>
        <w:pStyle w:val="SourceCode"/>
      </w:pPr>
      <w:r>
        <w:rPr>
          <w:rStyle w:val="KeywordTok"/>
        </w:rPr>
        <w:t>library</w:t>
      </w:r>
      <w:r>
        <w:rPr>
          <w:rStyle w:val="NormalTok"/>
        </w:rPr>
        <w:t>(ggplot2)</w:t>
      </w:r>
      <w:r>
        <w:br/>
      </w:r>
      <w:r>
        <w:rPr>
          <w:rStyle w:val="KeywordTok"/>
        </w:rPr>
        <w:t>library</w:t>
      </w:r>
      <w:r>
        <w:rPr>
          <w:rStyle w:val="NormalTok"/>
        </w:rPr>
        <w:t>(glmnet)</w:t>
      </w:r>
    </w:p>
    <w:p w14:paraId="1C1D72CD" w14:textId="77777777" w:rsidR="004113E9" w:rsidRDefault="00BB0DCE">
      <w:pPr>
        <w:pStyle w:val="SourceCode"/>
      </w:pPr>
      <w:r>
        <w:rPr>
          <w:rStyle w:val="KeywordTok"/>
        </w:rPr>
        <w:t>library</w:t>
      </w:r>
      <w:r>
        <w:rPr>
          <w:rStyle w:val="NormalTok"/>
        </w:rPr>
        <w:t>(janitor)</w:t>
      </w:r>
    </w:p>
    <w:p w14:paraId="4027A104" w14:textId="26F074E6" w:rsidR="004113E9" w:rsidRDefault="00BB0DCE">
      <w:pPr>
        <w:pStyle w:val="SourceCode"/>
        <w:rPr>
          <w:rStyle w:val="NormalTok"/>
        </w:rPr>
      </w:pPr>
      <w:r>
        <w:rPr>
          <w:rStyle w:val="KeywordTok"/>
        </w:rPr>
        <w:t>library</w:t>
      </w:r>
      <w:r>
        <w:rPr>
          <w:rStyle w:val="NormalTok"/>
        </w:rPr>
        <w:t>(plotROC)</w:t>
      </w:r>
    </w:p>
    <w:p w14:paraId="71C16AE7" w14:textId="242F0779" w:rsidR="002A6B03" w:rsidRDefault="002A6B03">
      <w:pPr>
        <w:pStyle w:val="SourceCode"/>
        <w:rPr>
          <w:rStyle w:val="NormalTok"/>
        </w:rPr>
      </w:pPr>
    </w:p>
    <w:p w14:paraId="3B3E61A2" w14:textId="6D21DB71" w:rsidR="002A6B03" w:rsidRDefault="002A6B03">
      <w:pPr>
        <w:pStyle w:val="SourceCode"/>
      </w:pPr>
      <w:r>
        <w:rPr>
          <w:rStyle w:val="CommentTok"/>
        </w:rPr>
        <w:t>#Path</w:t>
      </w:r>
    </w:p>
    <w:p w14:paraId="3BD3D547" w14:textId="1CF4B1BD" w:rsidR="002A6B03" w:rsidRDefault="00BB0DCE" w:rsidP="002A6B03">
      <w:pPr>
        <w:pStyle w:val="SourceCode"/>
      </w:pPr>
      <w:r>
        <w:rPr>
          <w:rStyle w:val="KeywordTok"/>
        </w:rPr>
        <w:t>setwd</w:t>
      </w:r>
      <w:r>
        <w:rPr>
          <w:rStyle w:val="NormalTok"/>
        </w:rPr>
        <w:t>(</w:t>
      </w:r>
      <w:r>
        <w:rPr>
          <w:rStyle w:val="StringTok"/>
        </w:rPr>
        <w:t>"C:/Users/cmcgi/Downloads/Soc 302A_Lab1"</w:t>
      </w:r>
      <w:r>
        <w:rPr>
          <w:rStyle w:val="NormalTok"/>
        </w:rPr>
        <w:t>)</w:t>
      </w:r>
      <w:r>
        <w:br/>
      </w:r>
      <w:r>
        <w:br/>
      </w:r>
      <w:r w:rsidR="002A6B03">
        <w:rPr>
          <w:rStyle w:val="CommentTok"/>
        </w:rPr>
        <w:t>#Data</w:t>
      </w:r>
    </w:p>
    <w:p w14:paraId="2CED8B98" w14:textId="48A9D172" w:rsidR="004113E9" w:rsidRDefault="00BB0DCE">
      <w:pPr>
        <w:pStyle w:val="SourceCode"/>
      </w:pPr>
      <w:r>
        <w:br/>
      </w:r>
      <w:r>
        <w:rPr>
          <w:rStyle w:val="NormalTok"/>
        </w:rPr>
        <w:t>assessments &lt;-</w:t>
      </w:r>
      <w:r>
        <w:rPr>
          <w:rStyle w:val="StringTok"/>
        </w:rPr>
        <w:t xml:space="preserve"> </w:t>
      </w:r>
      <w:r>
        <w:rPr>
          <w:rStyle w:val="KeywordTok"/>
        </w:rPr>
        <w:t>read_csv</w:t>
      </w:r>
      <w:r>
        <w:rPr>
          <w:rStyle w:val="NormalTok"/>
        </w:rPr>
        <w:t>(</w:t>
      </w:r>
      <w:r>
        <w:rPr>
          <w:rStyle w:val="StringTok"/>
        </w:rPr>
        <w:t>"assessments.csv"</w:t>
      </w:r>
      <w:r>
        <w:rPr>
          <w:rStyle w:val="NormalTok"/>
        </w:rPr>
        <w:t>)</w:t>
      </w:r>
    </w:p>
    <w:p w14:paraId="30110D7A" w14:textId="77777777" w:rsidR="004113E9" w:rsidRDefault="00BB0DCE">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code_module = col_character(),</w:t>
      </w:r>
      <w:r>
        <w:br/>
      </w:r>
      <w:r>
        <w:rPr>
          <w:rStyle w:val="VerbatimChar"/>
        </w:rPr>
        <w:t>##   code_presentation = col_character(),</w:t>
      </w:r>
      <w:r>
        <w:br/>
      </w:r>
      <w:r>
        <w:rPr>
          <w:rStyle w:val="VerbatimChar"/>
        </w:rPr>
        <w:t>##   id_assessment = col_double(),</w:t>
      </w:r>
      <w:r>
        <w:br/>
      </w:r>
      <w:r>
        <w:rPr>
          <w:rStyle w:val="VerbatimChar"/>
        </w:rPr>
        <w:t>##   assessment_type = col_character(),</w:t>
      </w:r>
      <w:r>
        <w:br/>
      </w:r>
      <w:r>
        <w:rPr>
          <w:rStyle w:val="VerbatimChar"/>
        </w:rPr>
        <w:t>##   date = col_double(),</w:t>
      </w:r>
      <w:r>
        <w:br/>
      </w:r>
      <w:r>
        <w:rPr>
          <w:rStyle w:val="VerbatimChar"/>
        </w:rPr>
        <w:lastRenderedPageBreak/>
        <w:t>##   weight = col_double()</w:t>
      </w:r>
      <w:r>
        <w:br/>
      </w:r>
      <w:r>
        <w:rPr>
          <w:rStyle w:val="VerbatimChar"/>
        </w:rPr>
        <w:t>## )</w:t>
      </w:r>
    </w:p>
    <w:p w14:paraId="193ED132" w14:textId="77777777" w:rsidR="004113E9" w:rsidRDefault="00BB0DCE">
      <w:pPr>
        <w:pStyle w:val="SourceCode"/>
      </w:pPr>
      <w:r>
        <w:rPr>
          <w:rStyle w:val="NormalTok"/>
        </w:rPr>
        <w:t>courses &lt;-</w:t>
      </w:r>
      <w:r>
        <w:rPr>
          <w:rStyle w:val="StringTok"/>
        </w:rPr>
        <w:t xml:space="preserve"> </w:t>
      </w:r>
      <w:r>
        <w:rPr>
          <w:rStyle w:val="KeywordTok"/>
        </w:rPr>
        <w:t>read_csv</w:t>
      </w:r>
      <w:r>
        <w:rPr>
          <w:rStyle w:val="NormalTok"/>
        </w:rPr>
        <w:t>(</w:t>
      </w:r>
      <w:r>
        <w:rPr>
          <w:rStyle w:val="StringTok"/>
        </w:rPr>
        <w:t>"courses.csv"</w:t>
      </w:r>
      <w:r>
        <w:rPr>
          <w:rStyle w:val="NormalTok"/>
        </w:rPr>
        <w:t>)</w:t>
      </w:r>
    </w:p>
    <w:p w14:paraId="19EC36C5" w14:textId="77777777" w:rsidR="004113E9" w:rsidRDefault="00BB0DCE">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code_module = col_character(),</w:t>
      </w:r>
      <w:r>
        <w:br/>
      </w:r>
      <w:r>
        <w:rPr>
          <w:rStyle w:val="VerbatimChar"/>
        </w:rPr>
        <w:t>##   code_presentation = col_character(),</w:t>
      </w:r>
      <w:r>
        <w:br/>
      </w:r>
      <w:r>
        <w:rPr>
          <w:rStyle w:val="VerbatimChar"/>
        </w:rPr>
        <w:t>##   module_presentation_length = col_double()</w:t>
      </w:r>
      <w:r>
        <w:br/>
      </w:r>
      <w:r>
        <w:rPr>
          <w:rStyle w:val="VerbatimChar"/>
        </w:rPr>
        <w:t>## )</w:t>
      </w:r>
    </w:p>
    <w:p w14:paraId="15FDE19C" w14:textId="77777777" w:rsidR="004113E9" w:rsidRDefault="00BB0DCE">
      <w:pPr>
        <w:pStyle w:val="SourceCode"/>
      </w:pPr>
      <w:r>
        <w:rPr>
          <w:rStyle w:val="NormalTok"/>
        </w:rPr>
        <w:t>studentassessment &lt;-</w:t>
      </w:r>
      <w:r>
        <w:rPr>
          <w:rStyle w:val="StringTok"/>
        </w:rPr>
        <w:t xml:space="preserve"> </w:t>
      </w:r>
      <w:r>
        <w:rPr>
          <w:rStyle w:val="KeywordTok"/>
        </w:rPr>
        <w:t>read_csv</w:t>
      </w:r>
      <w:r>
        <w:rPr>
          <w:rStyle w:val="NormalTok"/>
        </w:rPr>
        <w:t>(</w:t>
      </w:r>
      <w:r>
        <w:rPr>
          <w:rStyle w:val="StringTok"/>
        </w:rPr>
        <w:t>"studentAssessment.csv"</w:t>
      </w:r>
      <w:r>
        <w:rPr>
          <w:rStyle w:val="NormalTok"/>
        </w:rPr>
        <w:t>)</w:t>
      </w:r>
    </w:p>
    <w:p w14:paraId="47C4E06F" w14:textId="77777777" w:rsidR="004113E9" w:rsidRDefault="00BB0DCE">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id_assessment = col_double(),</w:t>
      </w:r>
      <w:r>
        <w:br/>
      </w:r>
      <w:r>
        <w:rPr>
          <w:rStyle w:val="VerbatimChar"/>
        </w:rPr>
        <w:t>##   id_student = col_double(),</w:t>
      </w:r>
      <w:r>
        <w:br/>
      </w:r>
      <w:r>
        <w:rPr>
          <w:rStyle w:val="VerbatimChar"/>
        </w:rPr>
        <w:t>##   date_submitted = col_double(),</w:t>
      </w:r>
      <w:r>
        <w:br/>
      </w:r>
      <w:r>
        <w:rPr>
          <w:rStyle w:val="VerbatimChar"/>
        </w:rPr>
        <w:t>##   is_banked = col_double(),</w:t>
      </w:r>
      <w:r>
        <w:br/>
      </w:r>
      <w:r>
        <w:rPr>
          <w:rStyle w:val="VerbatimChar"/>
        </w:rPr>
        <w:t>##   score = col_double()</w:t>
      </w:r>
      <w:r>
        <w:br/>
      </w:r>
      <w:r>
        <w:rPr>
          <w:rStyle w:val="VerbatimChar"/>
        </w:rPr>
        <w:t>## )</w:t>
      </w:r>
    </w:p>
    <w:p w14:paraId="66E2D618" w14:textId="77777777" w:rsidR="004113E9" w:rsidRDefault="00BB0DCE">
      <w:pPr>
        <w:pStyle w:val="SourceCode"/>
      </w:pPr>
      <w:r>
        <w:rPr>
          <w:rStyle w:val="NormalTok"/>
        </w:rPr>
        <w:t>studentinfo &lt;-</w:t>
      </w:r>
      <w:r>
        <w:rPr>
          <w:rStyle w:val="StringTok"/>
        </w:rPr>
        <w:t xml:space="preserve"> </w:t>
      </w:r>
      <w:r>
        <w:rPr>
          <w:rStyle w:val="KeywordTok"/>
        </w:rPr>
        <w:t>read_csv</w:t>
      </w:r>
      <w:r>
        <w:rPr>
          <w:rStyle w:val="NormalTok"/>
        </w:rPr>
        <w:t>(</w:t>
      </w:r>
      <w:r>
        <w:rPr>
          <w:rStyle w:val="StringTok"/>
        </w:rPr>
        <w:t>"studentInfo.csv"</w:t>
      </w:r>
      <w:r>
        <w:rPr>
          <w:rStyle w:val="NormalTok"/>
        </w:rPr>
        <w:t>)</w:t>
      </w:r>
    </w:p>
    <w:p w14:paraId="273C3368" w14:textId="77777777" w:rsidR="004113E9" w:rsidRDefault="00BB0DCE">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code_module = col_character(),</w:t>
      </w:r>
      <w:r>
        <w:br/>
      </w:r>
      <w:r>
        <w:rPr>
          <w:rStyle w:val="VerbatimChar"/>
        </w:rPr>
        <w:t>##   code_presentation = col_character(),</w:t>
      </w:r>
      <w:r>
        <w:br/>
      </w:r>
      <w:r>
        <w:rPr>
          <w:rStyle w:val="VerbatimChar"/>
        </w:rPr>
        <w:t>##   id_student = col_double(),</w:t>
      </w:r>
      <w:r>
        <w:br/>
      </w:r>
      <w:r>
        <w:rPr>
          <w:rStyle w:val="VerbatimChar"/>
        </w:rPr>
        <w:t>##   gender = col_character(),</w:t>
      </w:r>
      <w:r>
        <w:br/>
      </w:r>
      <w:r>
        <w:rPr>
          <w:rStyle w:val="VerbatimChar"/>
        </w:rPr>
        <w:t>##   region = col_character(),</w:t>
      </w:r>
      <w:r>
        <w:br/>
      </w:r>
      <w:r>
        <w:rPr>
          <w:rStyle w:val="VerbatimChar"/>
        </w:rPr>
        <w:t>##   highest_education = col_character(),</w:t>
      </w:r>
      <w:r>
        <w:br/>
      </w:r>
      <w:r>
        <w:rPr>
          <w:rStyle w:val="VerbatimChar"/>
        </w:rPr>
        <w:t>##   imd_band = col_character(),</w:t>
      </w:r>
      <w:r>
        <w:br/>
      </w:r>
      <w:r>
        <w:rPr>
          <w:rStyle w:val="VerbatimChar"/>
        </w:rPr>
        <w:t>##   age_band = col_character(),</w:t>
      </w:r>
      <w:r>
        <w:br/>
      </w:r>
      <w:r>
        <w:rPr>
          <w:rStyle w:val="VerbatimChar"/>
        </w:rPr>
        <w:t>##   num_of_prev_attempts = col_double(),</w:t>
      </w:r>
      <w:r>
        <w:br/>
      </w:r>
      <w:r>
        <w:rPr>
          <w:rStyle w:val="VerbatimChar"/>
        </w:rPr>
        <w:t>##   studied_credits = col_double(),</w:t>
      </w:r>
      <w:r>
        <w:br/>
      </w:r>
      <w:r>
        <w:rPr>
          <w:rStyle w:val="VerbatimChar"/>
        </w:rPr>
        <w:t>##   disability = col_character(),</w:t>
      </w:r>
      <w:r>
        <w:br/>
      </w:r>
      <w:r>
        <w:rPr>
          <w:rStyle w:val="VerbatimChar"/>
        </w:rPr>
        <w:t>##   final_result = col_character()</w:t>
      </w:r>
      <w:r>
        <w:br/>
      </w:r>
      <w:r>
        <w:rPr>
          <w:rStyle w:val="VerbatimChar"/>
        </w:rPr>
        <w:t>## )</w:t>
      </w:r>
    </w:p>
    <w:p w14:paraId="4B8CEAB5" w14:textId="77777777" w:rsidR="004113E9" w:rsidRDefault="00BB0DCE">
      <w:pPr>
        <w:pStyle w:val="SourceCode"/>
      </w:pPr>
      <w:r>
        <w:rPr>
          <w:rStyle w:val="NormalTok"/>
        </w:rPr>
        <w:t>studentregistration &lt;-</w:t>
      </w:r>
      <w:r>
        <w:rPr>
          <w:rStyle w:val="StringTok"/>
        </w:rPr>
        <w:t xml:space="preserve"> </w:t>
      </w:r>
      <w:r>
        <w:rPr>
          <w:rStyle w:val="KeywordTok"/>
        </w:rPr>
        <w:t>read_csv</w:t>
      </w:r>
      <w:r>
        <w:rPr>
          <w:rStyle w:val="NormalTok"/>
        </w:rPr>
        <w:t>(</w:t>
      </w:r>
      <w:r>
        <w:rPr>
          <w:rStyle w:val="StringTok"/>
        </w:rPr>
        <w:t>"studentRegistration.csv"</w:t>
      </w:r>
      <w:r>
        <w:rPr>
          <w:rStyle w:val="NormalTok"/>
        </w:rPr>
        <w:t>)</w:t>
      </w:r>
    </w:p>
    <w:p w14:paraId="7814F7FE" w14:textId="77777777" w:rsidR="004113E9" w:rsidRDefault="00BB0DCE">
      <w:pPr>
        <w:pStyle w:val="SourceCode"/>
      </w:pPr>
      <w:r>
        <w:rPr>
          <w:rStyle w:val="VerbatimChar"/>
        </w:rPr>
        <w:t xml:space="preserve">## </w:t>
      </w:r>
      <w:r>
        <w:br/>
      </w:r>
      <w:r>
        <w:rPr>
          <w:rStyle w:val="VerbatimChar"/>
        </w:rPr>
        <w:t>## -- Column specification --------------------------------------------------------</w:t>
      </w:r>
      <w:r>
        <w:br/>
      </w:r>
      <w:r>
        <w:rPr>
          <w:rStyle w:val="VerbatimChar"/>
        </w:rPr>
        <w:lastRenderedPageBreak/>
        <w:t>## cols(</w:t>
      </w:r>
      <w:r>
        <w:br/>
      </w:r>
      <w:r>
        <w:rPr>
          <w:rStyle w:val="VerbatimChar"/>
        </w:rPr>
        <w:t>##   code_module = col_character(),</w:t>
      </w:r>
      <w:r>
        <w:br/>
      </w:r>
      <w:r>
        <w:rPr>
          <w:rStyle w:val="VerbatimChar"/>
        </w:rPr>
        <w:t>##   code_presentation = col_character(),</w:t>
      </w:r>
      <w:r>
        <w:br/>
      </w:r>
      <w:r>
        <w:rPr>
          <w:rStyle w:val="VerbatimChar"/>
        </w:rPr>
        <w:t>##   id_student = col_double(),</w:t>
      </w:r>
      <w:r>
        <w:br/>
      </w:r>
      <w:r>
        <w:rPr>
          <w:rStyle w:val="VerbatimChar"/>
        </w:rPr>
        <w:t>##   date_registration = col_double(),</w:t>
      </w:r>
      <w:r>
        <w:br/>
      </w:r>
      <w:r>
        <w:rPr>
          <w:rStyle w:val="VerbatimChar"/>
        </w:rPr>
        <w:t>##   date_unregistration = col_double()</w:t>
      </w:r>
      <w:r>
        <w:br/>
      </w:r>
      <w:r>
        <w:rPr>
          <w:rStyle w:val="VerbatimChar"/>
        </w:rPr>
        <w:t>## )</w:t>
      </w:r>
    </w:p>
    <w:p w14:paraId="577ACE19" w14:textId="77777777" w:rsidR="004113E9" w:rsidRDefault="00BB0DCE">
      <w:pPr>
        <w:pStyle w:val="SourceCode"/>
      </w:pPr>
      <w:r>
        <w:rPr>
          <w:rStyle w:val="NormalTok"/>
        </w:rPr>
        <w:t>studentvle &lt;-</w:t>
      </w:r>
      <w:r>
        <w:rPr>
          <w:rStyle w:val="StringTok"/>
        </w:rPr>
        <w:t xml:space="preserve"> </w:t>
      </w:r>
      <w:r>
        <w:rPr>
          <w:rStyle w:val="KeywordTok"/>
        </w:rPr>
        <w:t>read_csv</w:t>
      </w:r>
      <w:r>
        <w:rPr>
          <w:rStyle w:val="NormalTok"/>
        </w:rPr>
        <w:t>(</w:t>
      </w:r>
      <w:r>
        <w:rPr>
          <w:rStyle w:val="StringTok"/>
        </w:rPr>
        <w:t>"studentVle.csv"</w:t>
      </w:r>
      <w:r>
        <w:rPr>
          <w:rStyle w:val="NormalTok"/>
        </w:rPr>
        <w:t>)</w:t>
      </w:r>
    </w:p>
    <w:p w14:paraId="1D41749E" w14:textId="77777777" w:rsidR="004113E9" w:rsidRDefault="00BB0DCE">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code_module = col_character(),</w:t>
      </w:r>
      <w:r>
        <w:br/>
      </w:r>
      <w:r>
        <w:rPr>
          <w:rStyle w:val="VerbatimChar"/>
        </w:rPr>
        <w:t>##   code_presentation = col_character(),</w:t>
      </w:r>
      <w:r>
        <w:br/>
      </w:r>
      <w:r>
        <w:rPr>
          <w:rStyle w:val="VerbatimChar"/>
        </w:rPr>
        <w:t>##   id_student = col_double(),</w:t>
      </w:r>
      <w:r>
        <w:br/>
      </w:r>
      <w:r>
        <w:rPr>
          <w:rStyle w:val="VerbatimChar"/>
        </w:rPr>
        <w:t>##   id_site = col_double(),</w:t>
      </w:r>
      <w:r>
        <w:br/>
      </w:r>
      <w:r>
        <w:rPr>
          <w:rStyle w:val="VerbatimChar"/>
        </w:rPr>
        <w:t>##   date = col_double(),</w:t>
      </w:r>
      <w:r>
        <w:br/>
      </w:r>
      <w:r>
        <w:rPr>
          <w:rStyle w:val="VerbatimChar"/>
        </w:rPr>
        <w:t>##   sum_click = col_double()</w:t>
      </w:r>
      <w:r>
        <w:br/>
      </w:r>
      <w:r>
        <w:rPr>
          <w:rStyle w:val="VerbatimChar"/>
        </w:rPr>
        <w:t>## )</w:t>
      </w:r>
    </w:p>
    <w:p w14:paraId="73239B93" w14:textId="77777777" w:rsidR="004113E9" w:rsidRDefault="00BB0DCE">
      <w:pPr>
        <w:pStyle w:val="SourceCode"/>
      </w:pPr>
      <w:r>
        <w:rPr>
          <w:rStyle w:val="NormalTok"/>
        </w:rPr>
        <w:t>vle &lt;-</w:t>
      </w:r>
      <w:r>
        <w:rPr>
          <w:rStyle w:val="StringTok"/>
        </w:rPr>
        <w:t xml:space="preserve"> </w:t>
      </w:r>
      <w:r>
        <w:rPr>
          <w:rStyle w:val="KeywordTok"/>
        </w:rPr>
        <w:t>read_csv</w:t>
      </w:r>
      <w:r>
        <w:rPr>
          <w:rStyle w:val="NormalTok"/>
        </w:rPr>
        <w:t>(</w:t>
      </w:r>
      <w:r>
        <w:rPr>
          <w:rStyle w:val="StringTok"/>
        </w:rPr>
        <w:t>"vle.csv"</w:t>
      </w:r>
      <w:r>
        <w:rPr>
          <w:rStyle w:val="NormalTok"/>
        </w:rPr>
        <w:t>)</w:t>
      </w:r>
    </w:p>
    <w:p w14:paraId="38144FDD" w14:textId="77777777" w:rsidR="004113E9" w:rsidRDefault="00BB0DCE">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id_site = col_double(),</w:t>
      </w:r>
      <w:r>
        <w:br/>
      </w:r>
      <w:r>
        <w:rPr>
          <w:rStyle w:val="VerbatimChar"/>
        </w:rPr>
        <w:t>##   code_module = col_character(),</w:t>
      </w:r>
      <w:r>
        <w:br/>
      </w:r>
      <w:r>
        <w:rPr>
          <w:rStyle w:val="VerbatimChar"/>
        </w:rPr>
        <w:t>##   code_presentation = col_character(),</w:t>
      </w:r>
      <w:r>
        <w:br/>
      </w:r>
      <w:r>
        <w:rPr>
          <w:rStyle w:val="VerbatimChar"/>
        </w:rPr>
        <w:t>##   activity_type = col_character(),</w:t>
      </w:r>
      <w:r>
        <w:br/>
      </w:r>
      <w:r>
        <w:rPr>
          <w:rStyle w:val="VerbatimChar"/>
        </w:rPr>
        <w:t>##   week_from = col_double(),</w:t>
      </w:r>
      <w:r>
        <w:br/>
      </w:r>
      <w:r>
        <w:rPr>
          <w:rStyle w:val="VerbatimChar"/>
        </w:rPr>
        <w:t>##   week_to = col_double()</w:t>
      </w:r>
      <w:r>
        <w:br/>
      </w:r>
      <w:r>
        <w:rPr>
          <w:rStyle w:val="VerbatimChar"/>
        </w:rPr>
        <w:t>## )</w:t>
      </w:r>
    </w:p>
    <w:p w14:paraId="7E4895B1" w14:textId="77777777" w:rsidR="004113E9" w:rsidRDefault="00BB0DCE">
      <w:pPr>
        <w:pStyle w:val="SourceCode"/>
      </w:pPr>
      <w:r>
        <w:rPr>
          <w:rStyle w:val="CommentTok"/>
        </w:rPr>
        <w:t xml:space="preserve">#cleaning and joining from W6_Restructuring </w:t>
      </w:r>
      <w:r>
        <w:br/>
      </w:r>
      <w:r>
        <w:br/>
      </w:r>
      <w:r>
        <w:rPr>
          <w:rStyle w:val="NormalTok"/>
        </w:rPr>
        <w:t>d &lt;-</w:t>
      </w:r>
      <w:r>
        <w:rPr>
          <w:rStyle w:val="StringTok"/>
        </w:rPr>
        <w:t xml:space="preserve"> </w:t>
      </w:r>
      <w:r>
        <w:rPr>
          <w:rStyle w:val="KeywordTok"/>
        </w:rPr>
        <w:t>inner_join</w:t>
      </w:r>
      <w:r>
        <w:rPr>
          <w:rStyle w:val="NormalTok"/>
        </w:rPr>
        <w:t>(studentinfo, studentassessment)</w:t>
      </w:r>
    </w:p>
    <w:p w14:paraId="41A3A149" w14:textId="77777777" w:rsidR="004113E9" w:rsidRDefault="00BB0DCE">
      <w:pPr>
        <w:pStyle w:val="SourceCode"/>
      </w:pPr>
      <w:r>
        <w:rPr>
          <w:rStyle w:val="VerbatimChar"/>
        </w:rPr>
        <w:t>## Joining, by = "id_student"</w:t>
      </w:r>
    </w:p>
    <w:p w14:paraId="3D6F3C45" w14:textId="77777777" w:rsidR="004113E9" w:rsidRDefault="00BB0DCE">
      <w:pPr>
        <w:pStyle w:val="SourceCode"/>
      </w:pPr>
      <w:r>
        <w:rPr>
          <w:rStyle w:val="KeywordTok"/>
        </w:rPr>
        <w:t>n_distinct</w:t>
      </w:r>
      <w:r>
        <w:rPr>
          <w:rStyle w:val="NormalTok"/>
        </w:rPr>
        <w:t>(studentinfo</w:t>
      </w:r>
      <w:r>
        <w:rPr>
          <w:rStyle w:val="OperatorTok"/>
        </w:rPr>
        <w:t>$</w:t>
      </w:r>
      <w:r>
        <w:rPr>
          <w:rStyle w:val="NormalTok"/>
        </w:rPr>
        <w:t xml:space="preserve">id_student) </w:t>
      </w:r>
      <w:r>
        <w:rPr>
          <w:rStyle w:val="OperatorTok"/>
        </w:rPr>
        <w:t>==</w:t>
      </w:r>
      <w:r>
        <w:rPr>
          <w:rStyle w:val="StringTok"/>
        </w:rPr>
        <w:t xml:space="preserve"> </w:t>
      </w:r>
      <w:r>
        <w:rPr>
          <w:rStyle w:val="KeywordTok"/>
        </w:rPr>
        <w:t>n_distinct</w:t>
      </w:r>
      <w:r>
        <w:rPr>
          <w:rStyle w:val="NormalTok"/>
        </w:rPr>
        <w:t>(d</w:t>
      </w:r>
      <w:r>
        <w:rPr>
          <w:rStyle w:val="OperatorTok"/>
        </w:rPr>
        <w:t>$</w:t>
      </w:r>
      <w:r>
        <w:rPr>
          <w:rStyle w:val="NormalTok"/>
        </w:rPr>
        <w:t>id_student)</w:t>
      </w:r>
    </w:p>
    <w:p w14:paraId="6F67F93B" w14:textId="77777777" w:rsidR="004113E9" w:rsidRDefault="00BB0DCE">
      <w:pPr>
        <w:pStyle w:val="SourceCode"/>
      </w:pPr>
      <w:r>
        <w:rPr>
          <w:rStyle w:val="VerbatimChar"/>
        </w:rPr>
        <w:t>## [1] FALSE</w:t>
      </w:r>
    </w:p>
    <w:p w14:paraId="02D1484B" w14:textId="77777777" w:rsidR="004113E9" w:rsidRDefault="00BB0DCE">
      <w:pPr>
        <w:pStyle w:val="SourceCode"/>
      </w:pPr>
      <w:r>
        <w:rPr>
          <w:rStyle w:val="KeywordTok"/>
        </w:rPr>
        <w:t>n_distinct</w:t>
      </w:r>
      <w:r>
        <w:rPr>
          <w:rStyle w:val="NormalTok"/>
        </w:rPr>
        <w:t>(studentinfo</w:t>
      </w:r>
      <w:r>
        <w:rPr>
          <w:rStyle w:val="OperatorTok"/>
        </w:rPr>
        <w:t>$</w:t>
      </w:r>
      <w:r>
        <w:rPr>
          <w:rStyle w:val="NormalTok"/>
        </w:rPr>
        <w:t xml:space="preserve">id_student) </w:t>
      </w:r>
      <w:r>
        <w:rPr>
          <w:rStyle w:val="OperatorTok"/>
        </w:rPr>
        <w:t>-</w:t>
      </w:r>
      <w:r>
        <w:rPr>
          <w:rStyle w:val="StringTok"/>
        </w:rPr>
        <w:t xml:space="preserve"> </w:t>
      </w:r>
      <w:r>
        <w:rPr>
          <w:rStyle w:val="KeywordTok"/>
        </w:rPr>
        <w:t>n_distinct</w:t>
      </w:r>
      <w:r>
        <w:rPr>
          <w:rStyle w:val="NormalTok"/>
        </w:rPr>
        <w:t>(d</w:t>
      </w:r>
      <w:r>
        <w:rPr>
          <w:rStyle w:val="OperatorTok"/>
        </w:rPr>
        <w:t>$</w:t>
      </w:r>
      <w:r>
        <w:rPr>
          <w:rStyle w:val="NormalTok"/>
        </w:rPr>
        <w:t>id_student)</w:t>
      </w:r>
    </w:p>
    <w:p w14:paraId="31CF2277" w14:textId="77777777" w:rsidR="004113E9" w:rsidRDefault="00BB0DCE">
      <w:pPr>
        <w:pStyle w:val="SourceCode"/>
      </w:pPr>
      <w:r>
        <w:rPr>
          <w:rStyle w:val="VerbatimChar"/>
        </w:rPr>
        <w:t>## [1] 5416</w:t>
      </w:r>
    </w:p>
    <w:p w14:paraId="7269F211" w14:textId="77777777" w:rsidR="004113E9" w:rsidRDefault="00BB0DCE">
      <w:pPr>
        <w:pStyle w:val="SourceCode"/>
      </w:pPr>
      <w:r>
        <w:rPr>
          <w:rStyle w:val="NormalTok"/>
        </w:rPr>
        <w:t xml:space="preserve">studentinfo </w:t>
      </w:r>
      <w:r>
        <w:rPr>
          <w:rStyle w:val="OperatorTok"/>
        </w:rPr>
        <w:t>%&gt;%</w:t>
      </w:r>
      <w:r>
        <w:br/>
      </w:r>
      <w:r>
        <w:rPr>
          <w:rStyle w:val="StringTok"/>
        </w:rPr>
        <w:t xml:space="preserve">  </w:t>
      </w:r>
      <w:r>
        <w:rPr>
          <w:rStyle w:val="KeywordTok"/>
        </w:rPr>
        <w:t>filter</w:t>
      </w:r>
      <w:r>
        <w:rPr>
          <w:rStyle w:val="NormalTok"/>
        </w:rPr>
        <w:t>(</w:t>
      </w:r>
      <w:r>
        <w:rPr>
          <w:rStyle w:val="OperatorTok"/>
        </w:rPr>
        <w:t>!</w:t>
      </w:r>
      <w:r>
        <w:rPr>
          <w:rStyle w:val="NormalTok"/>
        </w:rPr>
        <w:t xml:space="preserve">id_student </w:t>
      </w:r>
      <w:r>
        <w:rPr>
          <w:rStyle w:val="OperatorTok"/>
        </w:rPr>
        <w:t>%in%</w:t>
      </w:r>
      <w:r>
        <w:rPr>
          <w:rStyle w:val="StringTok"/>
        </w:rPr>
        <w:t xml:space="preserve"> </w:t>
      </w:r>
      <w:r>
        <w:rPr>
          <w:rStyle w:val="KeywordTok"/>
        </w:rPr>
        <w:t>unique</w:t>
      </w:r>
      <w:r>
        <w:rPr>
          <w:rStyle w:val="NormalTok"/>
        </w:rPr>
        <w:t>(d</w:t>
      </w:r>
      <w:r>
        <w:rPr>
          <w:rStyle w:val="OperatorTok"/>
        </w:rPr>
        <w:t>$</w:t>
      </w:r>
      <w:r>
        <w:rPr>
          <w:rStyle w:val="NormalTok"/>
        </w:rPr>
        <w:t xml:space="preserve">id_student)) </w:t>
      </w:r>
      <w:r>
        <w:rPr>
          <w:rStyle w:val="OperatorTok"/>
        </w:rPr>
        <w:t>%&gt;%</w:t>
      </w:r>
      <w:r>
        <w:br/>
      </w:r>
      <w:r>
        <w:rPr>
          <w:rStyle w:val="StringTok"/>
        </w:rPr>
        <w:lastRenderedPageBreak/>
        <w:t xml:space="preserve">  </w:t>
      </w:r>
      <w:r>
        <w:rPr>
          <w:rStyle w:val="KeywordTok"/>
        </w:rPr>
        <w:t>select</w:t>
      </w:r>
      <w:r>
        <w:rPr>
          <w:rStyle w:val="NormalTok"/>
        </w:rPr>
        <w:t xml:space="preserve">(id_student) </w:t>
      </w:r>
      <w:r>
        <w:rPr>
          <w:rStyle w:val="OperatorTok"/>
        </w:rPr>
        <w:t>%&gt;%</w:t>
      </w:r>
      <w:r>
        <w:br/>
      </w:r>
      <w:r>
        <w:rPr>
          <w:rStyle w:val="StringTok"/>
        </w:rPr>
        <w:t xml:space="preserve">  </w:t>
      </w:r>
      <w:r>
        <w:rPr>
          <w:rStyle w:val="KeywordTok"/>
        </w:rPr>
        <w:t>unique</w:t>
      </w:r>
      <w:r>
        <w:rPr>
          <w:rStyle w:val="NormalTok"/>
        </w:rPr>
        <w:t>()</w:t>
      </w:r>
    </w:p>
    <w:p w14:paraId="657867EA" w14:textId="77777777" w:rsidR="004113E9" w:rsidRDefault="00BB0DCE">
      <w:pPr>
        <w:pStyle w:val="SourceCode"/>
      </w:pPr>
      <w:r>
        <w:rPr>
          <w:rStyle w:val="VerbatimChar"/>
        </w:rPr>
        <w:t>## # A tibble: 5,416 x 1</w:t>
      </w:r>
      <w:r>
        <w:br/>
      </w:r>
      <w:r>
        <w:rPr>
          <w:rStyle w:val="VerbatimChar"/>
        </w:rPr>
        <w:t>##    id_student</w:t>
      </w:r>
      <w:r>
        <w:br/>
      </w:r>
      <w:r>
        <w:rPr>
          <w:rStyle w:val="VerbatimChar"/>
        </w:rPr>
        <w:t>##         &lt;dbl&gt;</w:t>
      </w:r>
      <w:r>
        <w:br/>
      </w:r>
      <w:r>
        <w:rPr>
          <w:rStyle w:val="VerbatimChar"/>
        </w:rPr>
        <w:t>##  1      30268</w:t>
      </w:r>
      <w:r>
        <w:br/>
      </w:r>
      <w:r>
        <w:rPr>
          <w:rStyle w:val="VerbatimChar"/>
        </w:rPr>
        <w:t>##  2     135335</w:t>
      </w:r>
      <w:r>
        <w:br/>
      </w:r>
      <w:r>
        <w:rPr>
          <w:rStyle w:val="VerbatimChar"/>
        </w:rPr>
        <w:t>##  3     281589</w:t>
      </w:r>
      <w:r>
        <w:br/>
      </w:r>
      <w:r>
        <w:rPr>
          <w:rStyle w:val="VerbatimChar"/>
        </w:rPr>
        <w:t>##  4     292923</w:t>
      </w:r>
      <w:r>
        <w:br/>
      </w:r>
      <w:r>
        <w:rPr>
          <w:rStyle w:val="VerbatimChar"/>
        </w:rPr>
        <w:t>##  5     305539</w:t>
      </w:r>
      <w:r>
        <w:br/>
      </w:r>
      <w:r>
        <w:rPr>
          <w:rStyle w:val="VerbatimChar"/>
        </w:rPr>
        <w:t>##  6     346843</w:t>
      </w:r>
      <w:r>
        <w:br/>
      </w:r>
      <w:r>
        <w:rPr>
          <w:rStyle w:val="VerbatimChar"/>
        </w:rPr>
        <w:t>##  7     354858</w:t>
      </w:r>
      <w:r>
        <w:br/>
      </w:r>
      <w:r>
        <w:rPr>
          <w:rStyle w:val="VerbatimChar"/>
        </w:rPr>
        <w:t>##  8     405961</w:t>
      </w:r>
      <w:r>
        <w:br/>
      </w:r>
      <w:r>
        <w:rPr>
          <w:rStyle w:val="VerbatimChar"/>
        </w:rPr>
        <w:t>##  9     494424</w:t>
      </w:r>
      <w:r>
        <w:br/>
      </w:r>
      <w:r>
        <w:rPr>
          <w:rStyle w:val="VerbatimChar"/>
        </w:rPr>
        <w:t>## 10    1763015</w:t>
      </w:r>
      <w:r>
        <w:br/>
      </w:r>
      <w:r>
        <w:rPr>
          <w:rStyle w:val="VerbatimChar"/>
        </w:rPr>
        <w:t>## # ... with 5,406 more rows</w:t>
      </w:r>
    </w:p>
    <w:p w14:paraId="57377205" w14:textId="77777777" w:rsidR="004113E9" w:rsidRDefault="00BB0DCE">
      <w:pPr>
        <w:pStyle w:val="SourceCode"/>
      </w:pPr>
      <w:r>
        <w:rPr>
          <w:rStyle w:val="CommentTok"/>
        </w:rPr>
        <w:t>#joining</w:t>
      </w:r>
      <w:r>
        <w:br/>
      </w:r>
      <w:r>
        <w:rPr>
          <w:rStyle w:val="NormalTok"/>
        </w:rPr>
        <w:t>d &lt;-</w:t>
      </w:r>
      <w:r>
        <w:rPr>
          <w:rStyle w:val="StringTok"/>
        </w:rPr>
        <w:t xml:space="preserve"> </w:t>
      </w:r>
      <w:r>
        <w:rPr>
          <w:rStyle w:val="KeywordTok"/>
        </w:rPr>
        <w:t>left_join</w:t>
      </w:r>
      <w:r>
        <w:rPr>
          <w:rStyle w:val="NormalTok"/>
        </w:rPr>
        <w:t>(studentinfo, studentassessment)</w:t>
      </w:r>
    </w:p>
    <w:p w14:paraId="051E06E2" w14:textId="77777777" w:rsidR="004113E9" w:rsidRDefault="00BB0DCE">
      <w:pPr>
        <w:pStyle w:val="SourceCode"/>
      </w:pPr>
      <w:r>
        <w:rPr>
          <w:rStyle w:val="VerbatimChar"/>
        </w:rPr>
        <w:t>## Joining, by = "id_student"</w:t>
      </w:r>
    </w:p>
    <w:p w14:paraId="6BFAB024" w14:textId="77777777" w:rsidR="004113E9" w:rsidRDefault="00BB0DCE">
      <w:pPr>
        <w:pStyle w:val="SourceCode"/>
      </w:pPr>
      <w:r>
        <w:rPr>
          <w:rStyle w:val="KeywordTok"/>
        </w:rPr>
        <w:t>n_distinct</w:t>
      </w:r>
      <w:r>
        <w:rPr>
          <w:rStyle w:val="NormalTok"/>
        </w:rPr>
        <w:t>(studentinfo</w:t>
      </w:r>
      <w:r>
        <w:rPr>
          <w:rStyle w:val="OperatorTok"/>
        </w:rPr>
        <w:t>$</w:t>
      </w:r>
      <w:r>
        <w:rPr>
          <w:rStyle w:val="NormalTok"/>
        </w:rPr>
        <w:t xml:space="preserve">id_student) </w:t>
      </w:r>
      <w:r>
        <w:rPr>
          <w:rStyle w:val="OperatorTok"/>
        </w:rPr>
        <w:t>==</w:t>
      </w:r>
      <w:r>
        <w:rPr>
          <w:rStyle w:val="StringTok"/>
        </w:rPr>
        <w:t xml:space="preserve"> </w:t>
      </w:r>
      <w:r>
        <w:rPr>
          <w:rStyle w:val="KeywordTok"/>
        </w:rPr>
        <w:t>n_distinct</w:t>
      </w:r>
      <w:r>
        <w:rPr>
          <w:rStyle w:val="NormalTok"/>
        </w:rPr>
        <w:t>(d</w:t>
      </w:r>
      <w:r>
        <w:rPr>
          <w:rStyle w:val="OperatorTok"/>
        </w:rPr>
        <w:t>$</w:t>
      </w:r>
      <w:r>
        <w:rPr>
          <w:rStyle w:val="NormalTok"/>
        </w:rPr>
        <w:t>id_student)</w:t>
      </w:r>
    </w:p>
    <w:p w14:paraId="0B443D15" w14:textId="77777777" w:rsidR="004113E9" w:rsidRDefault="00BB0DCE">
      <w:pPr>
        <w:pStyle w:val="SourceCode"/>
      </w:pPr>
      <w:r>
        <w:rPr>
          <w:rStyle w:val="VerbatimChar"/>
        </w:rPr>
        <w:t>## [1] TRUE</w:t>
      </w:r>
    </w:p>
    <w:p w14:paraId="53E80699" w14:textId="77777777" w:rsidR="004113E9" w:rsidRDefault="00BB0DCE">
      <w:pPr>
        <w:pStyle w:val="SourceCode"/>
      </w:pPr>
      <w:r>
        <w:rPr>
          <w:rStyle w:val="KeywordTok"/>
        </w:rPr>
        <w:t>count</w:t>
      </w:r>
      <w:r>
        <w:rPr>
          <w:rStyle w:val="NormalTok"/>
        </w:rPr>
        <w:t xml:space="preserve">(d, </w:t>
      </w:r>
      <w:r>
        <w:rPr>
          <w:rStyle w:val="KeywordTok"/>
        </w:rPr>
        <w:t>is.na</w:t>
      </w:r>
      <w:r>
        <w:rPr>
          <w:rStyle w:val="NormalTok"/>
        </w:rPr>
        <w:t>(id_assessment))</w:t>
      </w:r>
    </w:p>
    <w:p w14:paraId="07520FBA" w14:textId="77777777" w:rsidR="004113E9" w:rsidRDefault="00BB0DCE">
      <w:pPr>
        <w:pStyle w:val="SourceCode"/>
      </w:pPr>
      <w:r>
        <w:rPr>
          <w:rStyle w:val="VerbatimChar"/>
        </w:rPr>
        <w:t>## # A tibble: 2 x 2</w:t>
      </w:r>
      <w:r>
        <w:br/>
      </w:r>
      <w:r>
        <w:rPr>
          <w:rStyle w:val="VerbatimChar"/>
        </w:rPr>
        <w:t>##   `is.na(id_assessment)`      n</w:t>
      </w:r>
      <w:r>
        <w:br/>
      </w:r>
      <w:r>
        <w:rPr>
          <w:rStyle w:val="VerbatimChar"/>
        </w:rPr>
        <w:t>##   &lt;lgl&gt;                   &lt;int&gt;</w:t>
      </w:r>
      <w:r>
        <w:br/>
      </w:r>
      <w:r>
        <w:rPr>
          <w:rStyle w:val="VerbatimChar"/>
        </w:rPr>
        <w:t>## 1 FALSE                  207319</w:t>
      </w:r>
      <w:r>
        <w:br/>
      </w:r>
      <w:r>
        <w:rPr>
          <w:rStyle w:val="VerbatimChar"/>
        </w:rPr>
        <w:t>## 2 TRUE                     5847</w:t>
      </w:r>
    </w:p>
    <w:p w14:paraId="7231F483" w14:textId="77777777" w:rsidR="004113E9" w:rsidRDefault="00BB0DCE">
      <w:pPr>
        <w:pStyle w:val="SourceCode"/>
      </w:pPr>
      <w:r>
        <w:rPr>
          <w:rStyle w:val="CommentTok"/>
        </w:rPr>
        <w:t>#cleaning</w:t>
      </w:r>
      <w:r>
        <w:br/>
      </w:r>
      <w:r>
        <w:rPr>
          <w:rStyle w:val="NormalTok"/>
        </w:rPr>
        <w:t xml:space="preserve">studentinfo </w:t>
      </w:r>
      <w:r>
        <w:rPr>
          <w:rStyle w:val="OperatorTok"/>
        </w:rPr>
        <w:t>%&gt;%</w:t>
      </w:r>
      <w:r>
        <w:br/>
      </w:r>
      <w:r>
        <w:rPr>
          <w:rStyle w:val="StringTok"/>
        </w:rPr>
        <w:t xml:space="preserve">  </w:t>
      </w:r>
      <w:r>
        <w:rPr>
          <w:rStyle w:val="KeywordTok"/>
        </w:rPr>
        <w:t>mutate</w:t>
      </w:r>
      <w:r>
        <w:rPr>
          <w:rStyle w:val="NormalTok"/>
        </w:rPr>
        <w:t>(</w:t>
      </w:r>
      <w:r>
        <w:rPr>
          <w:rStyle w:val="DataTypeTok"/>
        </w:rPr>
        <w:t>dup_id =</w:t>
      </w:r>
      <w:r>
        <w:rPr>
          <w:rStyle w:val="NormalTok"/>
        </w:rPr>
        <w:t xml:space="preserve"> </w:t>
      </w:r>
      <w:r>
        <w:rPr>
          <w:rStyle w:val="KeywordTok"/>
        </w:rPr>
        <w:t>duplicated</w:t>
      </w:r>
      <w:r>
        <w:rPr>
          <w:rStyle w:val="NormalTok"/>
        </w:rPr>
        <w:t xml:space="preserve">(id_student) </w:t>
      </w:r>
      <w:r>
        <w:rPr>
          <w:rStyle w:val="OperatorTok"/>
        </w:rPr>
        <w:t>|</w:t>
      </w:r>
      <w:r>
        <w:rPr>
          <w:rStyle w:val="StringTok"/>
        </w:rPr>
        <w:t xml:space="preserve"> </w:t>
      </w:r>
      <w:r>
        <w:rPr>
          <w:rStyle w:val="KeywordTok"/>
        </w:rPr>
        <w:t>duplicated</w:t>
      </w:r>
      <w:r>
        <w:rPr>
          <w:rStyle w:val="NormalTok"/>
        </w:rPr>
        <w:t xml:space="preserve">(id_student, </w:t>
      </w:r>
      <w:r>
        <w:rPr>
          <w:rStyle w:val="DataTypeTok"/>
        </w:rPr>
        <w:t>fromLast =</w:t>
      </w:r>
      <w:r>
        <w:rPr>
          <w:rStyle w:val="NormalTok"/>
        </w:rPr>
        <w:t xml:space="preserve"> T)) </w:t>
      </w:r>
      <w:r>
        <w:rPr>
          <w:rStyle w:val="OperatorTok"/>
        </w:rPr>
        <w:t>%&gt;%</w:t>
      </w:r>
      <w:r>
        <w:br/>
      </w:r>
      <w:r>
        <w:rPr>
          <w:rStyle w:val="StringTok"/>
        </w:rPr>
        <w:t xml:space="preserve">  </w:t>
      </w:r>
      <w:r>
        <w:rPr>
          <w:rStyle w:val="KeywordTok"/>
        </w:rPr>
        <w:t>filter</w:t>
      </w:r>
      <w:r>
        <w:rPr>
          <w:rStyle w:val="NormalTok"/>
        </w:rPr>
        <w:t xml:space="preserve">(dup_id </w:t>
      </w:r>
      <w:r>
        <w:rPr>
          <w:rStyle w:val="OperatorTok"/>
        </w:rPr>
        <w:t>==</w:t>
      </w:r>
      <w:r>
        <w:rPr>
          <w:rStyle w:val="StringTok"/>
        </w:rPr>
        <w:t xml:space="preserve"> </w:t>
      </w:r>
      <w:r>
        <w:rPr>
          <w:rStyle w:val="NormalTok"/>
        </w:rPr>
        <w:t xml:space="preserve">T) </w:t>
      </w:r>
      <w:r>
        <w:rPr>
          <w:rStyle w:val="OperatorTok"/>
        </w:rPr>
        <w:t>%&gt;%</w:t>
      </w:r>
      <w:r>
        <w:br/>
      </w:r>
      <w:r>
        <w:rPr>
          <w:rStyle w:val="StringTok"/>
        </w:rPr>
        <w:t xml:space="preserve">  </w:t>
      </w:r>
      <w:r>
        <w:rPr>
          <w:rStyle w:val="KeywordTok"/>
        </w:rPr>
        <w:t>arrange</w:t>
      </w:r>
      <w:r>
        <w:rPr>
          <w:rStyle w:val="NormalTok"/>
        </w:rPr>
        <w:t>(id_student)</w:t>
      </w:r>
    </w:p>
    <w:p w14:paraId="017E2A4C" w14:textId="77777777" w:rsidR="004113E9" w:rsidRDefault="00BB0DCE">
      <w:pPr>
        <w:pStyle w:val="SourceCode"/>
      </w:pPr>
      <w:r>
        <w:rPr>
          <w:rStyle w:val="VerbatimChar"/>
        </w:rPr>
        <w:t>## # A tibble: 7,346 x 13</w:t>
      </w:r>
      <w:r>
        <w:br/>
      </w:r>
      <w:r>
        <w:rPr>
          <w:rStyle w:val="VerbatimChar"/>
        </w:rPr>
        <w:t>##    code_module code_presentation id_student gender region      highest_education</w:t>
      </w:r>
      <w:r>
        <w:br/>
      </w:r>
      <w:r>
        <w:rPr>
          <w:rStyle w:val="VerbatimChar"/>
        </w:rPr>
        <w:t xml:space="preserve">##    &lt;chr&gt;       &lt;chr&gt;                  &lt;dbl&gt; &lt;chr&gt;  &lt;chr&gt;       &lt;chr&gt;            </w:t>
      </w:r>
      <w:r>
        <w:br/>
      </w:r>
      <w:r>
        <w:rPr>
          <w:rStyle w:val="VerbatimChar"/>
        </w:rPr>
        <w:t xml:space="preserve">##  1 DDD         2013J                   8462 M      London Reg~ HE Qualification </w:t>
      </w:r>
      <w:r>
        <w:br/>
      </w:r>
      <w:r>
        <w:rPr>
          <w:rStyle w:val="VerbatimChar"/>
        </w:rPr>
        <w:t xml:space="preserve">##  2 DDD         2014J                   8462 M      London Reg~ HE Qualification </w:t>
      </w:r>
      <w:r>
        <w:br/>
      </w:r>
      <w:r>
        <w:rPr>
          <w:rStyle w:val="VerbatimChar"/>
        </w:rPr>
        <w:t>##  3 DDD         2013B                  24213 F      East Angli~ A Level or Equiv~</w:t>
      </w:r>
      <w:r>
        <w:br/>
      </w:r>
      <w:r>
        <w:rPr>
          <w:rStyle w:val="VerbatimChar"/>
        </w:rPr>
        <w:lastRenderedPageBreak/>
        <w:t>##  4 DDD         2014B                  24213 F      East Angli~ A Level or Equiv~</w:t>
      </w:r>
      <w:r>
        <w:br/>
      </w:r>
      <w:r>
        <w:rPr>
          <w:rStyle w:val="VerbatimChar"/>
        </w:rPr>
        <w:t>##  5 BBB         2013J                  25629 F      Scotland    Lower Than A Lev~</w:t>
      </w:r>
      <w:r>
        <w:br/>
      </w:r>
      <w:r>
        <w:rPr>
          <w:rStyle w:val="VerbatimChar"/>
        </w:rPr>
        <w:t>##  6 BBB         2014B                  25629 F      Scotland    Lower Than A Lev~</w:t>
      </w:r>
      <w:r>
        <w:br/>
      </w:r>
      <w:r>
        <w:rPr>
          <w:rStyle w:val="VerbatimChar"/>
        </w:rPr>
        <w:t>##  7 DDD         2013J                  27417 M      South West~ Lower Than A Lev~</w:t>
      </w:r>
      <w:r>
        <w:br/>
      </w:r>
      <w:r>
        <w:rPr>
          <w:rStyle w:val="VerbatimChar"/>
        </w:rPr>
        <w:t>##  8 DDD         2014J                  27417 M      South West~ Lower Than A Lev~</w:t>
      </w:r>
      <w:r>
        <w:br/>
      </w:r>
      <w:r>
        <w:rPr>
          <w:rStyle w:val="VerbatimChar"/>
        </w:rPr>
        <w:t>##  9 BBB         2013B                  27891 M      Scotland    Lower Than A Lev~</w:t>
      </w:r>
      <w:r>
        <w:br/>
      </w:r>
      <w:r>
        <w:rPr>
          <w:rStyle w:val="VerbatimChar"/>
        </w:rPr>
        <w:t>## 10 BBB         2014B                  27891 M      Scotland    Lower Than A Lev~</w:t>
      </w:r>
      <w:r>
        <w:br/>
      </w:r>
      <w:r>
        <w:rPr>
          <w:rStyle w:val="VerbatimChar"/>
        </w:rPr>
        <w:t>## # ... with 7,336 more rows, and 7 more variables: imd_band &lt;chr&gt;,</w:t>
      </w:r>
      <w:r>
        <w:br/>
      </w:r>
      <w:r>
        <w:rPr>
          <w:rStyle w:val="VerbatimChar"/>
        </w:rPr>
        <w:t>## #   age_band &lt;chr&gt;, num_of_prev_attempts &lt;dbl&gt;, studied_credits &lt;dbl&gt;,</w:t>
      </w:r>
      <w:r>
        <w:br/>
      </w:r>
      <w:r>
        <w:rPr>
          <w:rStyle w:val="VerbatimChar"/>
        </w:rPr>
        <w:t>## #   disability &lt;chr&gt;, final_result &lt;chr&gt;, dup_id &lt;lgl&gt;</w:t>
      </w:r>
    </w:p>
    <w:p w14:paraId="60295DE1" w14:textId="77777777" w:rsidR="004113E9" w:rsidRDefault="00BB0DCE">
      <w:pPr>
        <w:pStyle w:val="SourceCode"/>
      </w:pPr>
      <w:r>
        <w:rPr>
          <w:rStyle w:val="CommentTok"/>
        </w:rPr>
        <w:t>#joining</w:t>
      </w:r>
      <w:r>
        <w:br/>
      </w:r>
      <w:r>
        <w:rPr>
          <w:rStyle w:val="NormalTok"/>
        </w:rPr>
        <w:t>full_assessments &lt;-</w:t>
      </w:r>
      <w:r>
        <w:rPr>
          <w:rStyle w:val="StringTok"/>
        </w:rPr>
        <w:t xml:space="preserve"> </w:t>
      </w:r>
      <w:r>
        <w:rPr>
          <w:rStyle w:val="KeywordTok"/>
        </w:rPr>
        <w:t>full_join</w:t>
      </w:r>
      <w:r>
        <w:rPr>
          <w:rStyle w:val="NormalTok"/>
        </w:rPr>
        <w:t>(assessments, studentassessment)</w:t>
      </w:r>
    </w:p>
    <w:p w14:paraId="2E036A64" w14:textId="77777777" w:rsidR="004113E9" w:rsidRDefault="00BB0DCE">
      <w:pPr>
        <w:pStyle w:val="SourceCode"/>
      </w:pPr>
      <w:r>
        <w:rPr>
          <w:rStyle w:val="VerbatimChar"/>
        </w:rPr>
        <w:t>## Joining, by = "id_assessment"</w:t>
      </w:r>
    </w:p>
    <w:p w14:paraId="5415419D" w14:textId="77777777" w:rsidR="004113E9" w:rsidRDefault="00BB0DCE">
      <w:pPr>
        <w:pStyle w:val="SourceCode"/>
      </w:pPr>
      <w:r>
        <w:rPr>
          <w:rStyle w:val="KeywordTok"/>
        </w:rPr>
        <w:t>summary</w:t>
      </w:r>
      <w:r>
        <w:rPr>
          <w:rStyle w:val="NormalTok"/>
        </w:rPr>
        <w:t>(full_assessments)</w:t>
      </w:r>
    </w:p>
    <w:p w14:paraId="4E830238" w14:textId="77777777" w:rsidR="004113E9" w:rsidRDefault="00BB0DCE">
      <w:pPr>
        <w:pStyle w:val="SourceCode"/>
      </w:pPr>
      <w:r>
        <w:rPr>
          <w:rStyle w:val="VerbatimChar"/>
        </w:rPr>
        <w:t xml:space="preserve">##  code_module        code_presentation  id_assessment   assessment_type   </w:t>
      </w:r>
      <w:r>
        <w:br/>
      </w:r>
      <w:r>
        <w:rPr>
          <w:rStyle w:val="VerbatimChar"/>
        </w:rPr>
        <w:t xml:space="preserve">##  Length:173930      Length:173930      Min.   : 1752   Length:173930     </w:t>
      </w:r>
      <w:r>
        <w:br/>
      </w:r>
      <w:r>
        <w:rPr>
          <w:rStyle w:val="VerbatimChar"/>
        </w:rPr>
        <w:t xml:space="preserve">##  Class :character   Class :character   1st Qu.:15022   Class :character  </w:t>
      </w:r>
      <w:r>
        <w:br/>
      </w:r>
      <w:r>
        <w:rPr>
          <w:rStyle w:val="VerbatimChar"/>
        </w:rPr>
        <w:t xml:space="preserve">##  Mode  :character   Mode  :character   Median :25359   Mode  :character  </w:t>
      </w:r>
      <w:r>
        <w:br/>
      </w:r>
      <w:r>
        <w:rPr>
          <w:rStyle w:val="VerbatimChar"/>
        </w:rPr>
        <w:t xml:space="preserve">##                                        Mean   :26554                     </w:t>
      </w:r>
      <w:r>
        <w:br/>
      </w:r>
      <w:r>
        <w:rPr>
          <w:rStyle w:val="VerbatimChar"/>
        </w:rPr>
        <w:t xml:space="preserve">##                                        3rd Qu.:34883                     </w:t>
      </w:r>
      <w:r>
        <w:br/>
      </w:r>
      <w:r>
        <w:rPr>
          <w:rStyle w:val="VerbatimChar"/>
        </w:rPr>
        <w:t xml:space="preserve">##                                        Max.   :40088                     </w:t>
      </w:r>
      <w:r>
        <w:br/>
      </w:r>
      <w:r>
        <w:rPr>
          <w:rStyle w:val="VerbatimChar"/>
        </w:rPr>
        <w:t xml:space="preserve">##                                                                          </w:t>
      </w:r>
      <w:r>
        <w:br/>
      </w:r>
      <w:r>
        <w:rPr>
          <w:rStyle w:val="VerbatimChar"/>
        </w:rPr>
        <w:t>##       date           weight         id_student      date_submitted</w:t>
      </w:r>
      <w:r>
        <w:br/>
      </w:r>
      <w:r>
        <w:rPr>
          <w:rStyle w:val="VerbatimChar"/>
        </w:rPr>
        <w:t xml:space="preserve">##  Min.   : 12.0   Min.   :  0.00   Min.   :   6516   Min.   :-11   </w:t>
      </w:r>
      <w:r>
        <w:br/>
      </w:r>
      <w:r>
        <w:rPr>
          <w:rStyle w:val="VerbatimChar"/>
        </w:rPr>
        <w:t xml:space="preserve">##  1st Qu.: 54.0   1st Qu.:  0.00   1st Qu.: 504429   1st Qu.: 51   </w:t>
      </w:r>
      <w:r>
        <w:br/>
      </w:r>
      <w:r>
        <w:rPr>
          <w:rStyle w:val="VerbatimChar"/>
        </w:rPr>
        <w:t xml:space="preserve">##  Median :129.0   Median :  9.00   Median : 585208   Median :116   </w:t>
      </w:r>
      <w:r>
        <w:br/>
      </w:r>
      <w:r>
        <w:rPr>
          <w:rStyle w:val="VerbatimChar"/>
        </w:rPr>
        <w:t xml:space="preserve">##  Mean   :130.6   Mean   : 12.75   Mean   : 705151   Mean   :116   </w:t>
      </w:r>
      <w:r>
        <w:br/>
      </w:r>
      <w:r>
        <w:rPr>
          <w:rStyle w:val="VerbatimChar"/>
        </w:rPr>
        <w:t xml:space="preserve">##  3rd Qu.:214.0   3rd Qu.: 18.00   3rd Qu.: 634498   3rd Qu.:173   </w:t>
      </w:r>
      <w:r>
        <w:br/>
      </w:r>
      <w:r>
        <w:rPr>
          <w:rStyle w:val="VerbatimChar"/>
        </w:rPr>
        <w:t xml:space="preserve">##  Max.   :261.0   Max.   :100.00   Max.   :2698588   Max.   :608   </w:t>
      </w:r>
      <w:r>
        <w:br/>
      </w:r>
      <w:r>
        <w:rPr>
          <w:rStyle w:val="VerbatimChar"/>
        </w:rPr>
        <w:t xml:space="preserve">##  NA's   :2873                     NA's   :18        NA's   :18    </w:t>
      </w:r>
      <w:r>
        <w:br/>
      </w:r>
      <w:r>
        <w:rPr>
          <w:rStyle w:val="VerbatimChar"/>
        </w:rPr>
        <w:t xml:space="preserve">##    is_banked           score      </w:t>
      </w:r>
      <w:r>
        <w:br/>
      </w:r>
      <w:r>
        <w:rPr>
          <w:rStyle w:val="VerbatimChar"/>
        </w:rPr>
        <w:t xml:space="preserve">##  Min.   :0.00000   Min.   :  0.0  </w:t>
      </w:r>
      <w:r>
        <w:br/>
      </w:r>
      <w:r>
        <w:rPr>
          <w:rStyle w:val="VerbatimChar"/>
        </w:rPr>
        <w:t xml:space="preserve">##  1st Qu.:0.00000   1st Qu.: 65.0  </w:t>
      </w:r>
      <w:r>
        <w:br/>
      </w:r>
      <w:r>
        <w:rPr>
          <w:rStyle w:val="VerbatimChar"/>
        </w:rPr>
        <w:t xml:space="preserve">##  Median :0.00000   Median : 80.0  </w:t>
      </w:r>
      <w:r>
        <w:br/>
      </w:r>
      <w:r>
        <w:rPr>
          <w:rStyle w:val="VerbatimChar"/>
        </w:rPr>
        <w:t xml:space="preserve">##  Mean   :0.01098   Mean   : 75.8  </w:t>
      </w:r>
      <w:r>
        <w:br/>
      </w:r>
      <w:r>
        <w:rPr>
          <w:rStyle w:val="VerbatimChar"/>
        </w:rPr>
        <w:t xml:space="preserve">##  3rd Qu.:0.00000   3rd Qu.: 90.0  </w:t>
      </w:r>
      <w:r>
        <w:br/>
      </w:r>
      <w:r>
        <w:rPr>
          <w:rStyle w:val="VerbatimChar"/>
        </w:rPr>
        <w:t xml:space="preserve">##  Max.   :1.00000   Max.   :100.0  </w:t>
      </w:r>
      <w:r>
        <w:br/>
      </w:r>
      <w:r>
        <w:rPr>
          <w:rStyle w:val="VerbatimChar"/>
        </w:rPr>
        <w:t>##  NA's   :18        NA's   :191</w:t>
      </w:r>
    </w:p>
    <w:p w14:paraId="12F9048D" w14:textId="1A6B66F8" w:rsidR="004113E9" w:rsidRDefault="00BB0DCE">
      <w:pPr>
        <w:pStyle w:val="SourceCode"/>
      </w:pPr>
      <w:r>
        <w:rPr>
          <w:rStyle w:val="CommentTok"/>
        </w:rPr>
        <w:lastRenderedPageBreak/>
        <w:t>#joining</w:t>
      </w:r>
      <w:r>
        <w:br/>
      </w:r>
      <w:r>
        <w:rPr>
          <w:rStyle w:val="NormalTok"/>
        </w:rPr>
        <w:t>d &lt;-</w:t>
      </w:r>
      <w:r>
        <w:rPr>
          <w:rStyle w:val="StringTok"/>
        </w:rPr>
        <w:t xml:space="preserve"> </w:t>
      </w:r>
      <w:r>
        <w:rPr>
          <w:rStyle w:val="KeywordTok"/>
        </w:rPr>
        <w:t>left_join</w:t>
      </w:r>
      <w:r>
        <w:rPr>
          <w:rStyle w:val="NormalTok"/>
        </w:rPr>
        <w:t xml:space="preserve">(studentinfo, full_assessments) </w:t>
      </w:r>
      <w:ins w:id="39" w:author="Sanne Smith" w:date="2021-05-09T17:18:00Z">
        <w:r w:rsidR="00536E8A">
          <w:rPr>
            <w:rStyle w:val="NormalTok"/>
          </w:rPr>
          <w:t>I would have just started here personally. Why do the wrong join first? This was in the lab for educational purposes.</w:t>
        </w:r>
      </w:ins>
    </w:p>
    <w:p w14:paraId="76303F68" w14:textId="77777777" w:rsidR="004113E9" w:rsidRDefault="00BB0DCE">
      <w:pPr>
        <w:pStyle w:val="SourceCode"/>
      </w:pPr>
      <w:r>
        <w:rPr>
          <w:rStyle w:val="VerbatimChar"/>
        </w:rPr>
        <w:t>## Joining, by = c("code_module", "code_presentation", "id_student")</w:t>
      </w:r>
    </w:p>
    <w:p w14:paraId="33FD5CBD" w14:textId="77777777" w:rsidR="004113E9" w:rsidRDefault="00BB0DCE">
      <w:pPr>
        <w:pStyle w:val="SourceCode"/>
      </w:pPr>
      <w:r>
        <w:rPr>
          <w:rStyle w:val="CommentTok"/>
        </w:rPr>
        <w:t>#cleaning, grouping</w:t>
      </w:r>
      <w:r>
        <w:br/>
      </w:r>
      <w:r>
        <w:rPr>
          <w:rStyle w:val="NormalTok"/>
        </w:rPr>
        <w:t xml:space="preserve">d </w:t>
      </w:r>
      <w:r>
        <w:rPr>
          <w:rStyle w:val="OperatorTok"/>
        </w:rPr>
        <w:t>%&gt;%</w:t>
      </w:r>
      <w:r>
        <w:br/>
      </w:r>
      <w:r>
        <w:rPr>
          <w:rStyle w:val="StringTok"/>
        </w:rPr>
        <w:t xml:space="preserve">  </w:t>
      </w:r>
      <w:r>
        <w:rPr>
          <w:rStyle w:val="KeywordTok"/>
        </w:rPr>
        <w:t>mutate</w:t>
      </w:r>
      <w:r>
        <w:rPr>
          <w:rStyle w:val="NormalTok"/>
        </w:rPr>
        <w:t>(</w:t>
      </w:r>
      <w:r>
        <w:rPr>
          <w:rStyle w:val="DataTypeTok"/>
        </w:rPr>
        <w:t>weighted_score =</w:t>
      </w:r>
      <w:r>
        <w:rPr>
          <w:rStyle w:val="NormalTok"/>
        </w:rPr>
        <w:t xml:space="preserve"> score </w:t>
      </w:r>
      <w:r>
        <w:rPr>
          <w:rStyle w:val="OperatorTok"/>
        </w:rPr>
        <w:t>*</w:t>
      </w:r>
      <w:r>
        <w:rPr>
          <w:rStyle w:val="StringTok"/>
        </w:rPr>
        <w:t xml:space="preserve"> </w:t>
      </w:r>
      <w:r>
        <w:rPr>
          <w:rStyle w:val="NormalTok"/>
        </w:rPr>
        <w:t xml:space="preserve">weight) </w:t>
      </w:r>
      <w:r>
        <w:rPr>
          <w:rStyle w:val="OperatorTok"/>
        </w:rPr>
        <w:t>%&gt;%</w:t>
      </w:r>
      <w:r>
        <w:br/>
      </w:r>
      <w:r>
        <w:rPr>
          <w:rStyle w:val="StringTok"/>
        </w:rPr>
        <w:t xml:space="preserve">  </w:t>
      </w:r>
      <w:r>
        <w:rPr>
          <w:rStyle w:val="KeywordTok"/>
        </w:rPr>
        <w:t>group_by</w:t>
      </w:r>
      <w:r>
        <w:rPr>
          <w:rStyle w:val="NormalTok"/>
        </w:rPr>
        <w:t xml:space="preserve">(imd_band) </w:t>
      </w:r>
      <w:r>
        <w:rPr>
          <w:rStyle w:val="OperatorTok"/>
        </w:rPr>
        <w:t>%&gt;%</w:t>
      </w:r>
      <w:r>
        <w:br/>
      </w:r>
      <w:r>
        <w:rPr>
          <w:rStyle w:val="StringTok"/>
        </w:rPr>
        <w:t xml:space="preserve">  </w:t>
      </w:r>
      <w:r>
        <w:rPr>
          <w:rStyle w:val="KeywordTok"/>
        </w:rPr>
        <w:t>summarize</w:t>
      </w:r>
      <w:r>
        <w:rPr>
          <w:rStyle w:val="NormalTok"/>
        </w:rPr>
        <w:t>(</w:t>
      </w:r>
      <w:r>
        <w:rPr>
          <w:rStyle w:val="DataTypeTok"/>
        </w:rPr>
        <w:t>average_weighted_score =</w:t>
      </w:r>
      <w:r>
        <w:rPr>
          <w:rStyle w:val="NormalTok"/>
        </w:rPr>
        <w:t xml:space="preserve"> </w:t>
      </w:r>
      <w:r>
        <w:rPr>
          <w:rStyle w:val="KeywordTok"/>
        </w:rPr>
        <w:t>mean</w:t>
      </w:r>
      <w:r>
        <w:rPr>
          <w:rStyle w:val="NormalTok"/>
        </w:rPr>
        <w:t xml:space="preserve">(score, </w:t>
      </w:r>
      <w:r>
        <w:rPr>
          <w:rStyle w:val="DataTypeTok"/>
        </w:rPr>
        <w:t>na.rm =</w:t>
      </w:r>
      <w:r>
        <w:rPr>
          <w:rStyle w:val="NormalTok"/>
        </w:rPr>
        <w:t xml:space="preserve"> T),</w:t>
      </w:r>
      <w:r>
        <w:br/>
      </w:r>
      <w:r>
        <w:rPr>
          <w:rStyle w:val="NormalTok"/>
        </w:rPr>
        <w:t xml:space="preserve">            </w:t>
      </w:r>
      <w:r>
        <w:rPr>
          <w:rStyle w:val="DataTypeTok"/>
        </w:rPr>
        <w:t>sd_weighted_score =</w:t>
      </w:r>
      <w:r>
        <w:rPr>
          <w:rStyle w:val="NormalTok"/>
        </w:rPr>
        <w:t xml:space="preserve"> </w:t>
      </w:r>
      <w:r>
        <w:rPr>
          <w:rStyle w:val="KeywordTok"/>
        </w:rPr>
        <w:t>sd</w:t>
      </w:r>
      <w:r>
        <w:rPr>
          <w:rStyle w:val="NormalTok"/>
        </w:rPr>
        <w:t xml:space="preserve">(score, </w:t>
      </w:r>
      <w:r>
        <w:rPr>
          <w:rStyle w:val="DataTypeTok"/>
        </w:rPr>
        <w:t>na.rm =</w:t>
      </w:r>
      <w:r>
        <w:rPr>
          <w:rStyle w:val="NormalTok"/>
        </w:rPr>
        <w:t xml:space="preserve"> T)) </w:t>
      </w:r>
      <w:r>
        <w:rPr>
          <w:rStyle w:val="OperatorTok"/>
        </w:rPr>
        <w:t>%&gt;%</w:t>
      </w:r>
      <w:r>
        <w:br/>
      </w:r>
      <w:r>
        <w:rPr>
          <w:rStyle w:val="StringTok"/>
        </w:rPr>
        <w:t xml:space="preserve">  </w:t>
      </w:r>
      <w:r>
        <w:rPr>
          <w:rStyle w:val="KeywordTok"/>
        </w:rPr>
        <w:t>na.omit</w:t>
      </w:r>
      <w:r>
        <w:rPr>
          <w:rStyle w:val="NormalTok"/>
        </w:rPr>
        <w:t>()</w:t>
      </w:r>
    </w:p>
    <w:p w14:paraId="19DB7E21" w14:textId="77777777" w:rsidR="004113E9" w:rsidRDefault="00BB0DCE">
      <w:pPr>
        <w:pStyle w:val="SourceCode"/>
      </w:pPr>
      <w:r>
        <w:rPr>
          <w:rStyle w:val="VerbatimChar"/>
        </w:rPr>
        <w:t>## # A tibble: 10 x 3</w:t>
      </w:r>
      <w:r>
        <w:br/>
      </w:r>
      <w:r>
        <w:rPr>
          <w:rStyle w:val="VerbatimChar"/>
        </w:rPr>
        <w:t>##    imd_band average_weighted_score sd_weighted_score</w:t>
      </w:r>
      <w:r>
        <w:br/>
      </w:r>
      <w:r>
        <w:rPr>
          <w:rStyle w:val="VerbatimChar"/>
        </w:rPr>
        <w:t>##    &lt;chr&gt;                     &lt;dbl&gt;             &lt;dbl&gt;</w:t>
      </w:r>
      <w:r>
        <w:br/>
      </w:r>
      <w:r>
        <w:rPr>
          <w:rStyle w:val="VerbatimChar"/>
        </w:rPr>
        <w:t>##  1 0-10%                      72.7              20.0</w:t>
      </w:r>
      <w:r>
        <w:br/>
      </w:r>
      <w:r>
        <w:rPr>
          <w:rStyle w:val="VerbatimChar"/>
        </w:rPr>
        <w:t>##  2 10-20                      73.7              19.8</w:t>
      </w:r>
      <w:r>
        <w:br/>
      </w:r>
      <w:r>
        <w:rPr>
          <w:rStyle w:val="VerbatimChar"/>
        </w:rPr>
        <w:t>##  3 20-30%                     74.9              19.2</w:t>
      </w:r>
      <w:r>
        <w:br/>
      </w:r>
      <w:r>
        <w:rPr>
          <w:rStyle w:val="VerbatimChar"/>
        </w:rPr>
        <w:t>##  4 30-40%                     75.2              18.9</w:t>
      </w:r>
      <w:r>
        <w:br/>
      </w:r>
      <w:r>
        <w:rPr>
          <w:rStyle w:val="VerbatimChar"/>
        </w:rPr>
        <w:t>##  5 40-50%                     75.9              18.6</w:t>
      </w:r>
      <w:r>
        <w:br/>
      </w:r>
      <w:r>
        <w:rPr>
          <w:rStyle w:val="VerbatimChar"/>
        </w:rPr>
        <w:t>##  6 50-60%                     75.8              18.9</w:t>
      </w:r>
      <w:r>
        <w:br/>
      </w:r>
      <w:r>
        <w:rPr>
          <w:rStyle w:val="VerbatimChar"/>
        </w:rPr>
        <w:t>##  7 60-70%                     76.3              18.4</w:t>
      </w:r>
      <w:r>
        <w:br/>
      </w:r>
      <w:r>
        <w:rPr>
          <w:rStyle w:val="VerbatimChar"/>
        </w:rPr>
        <w:t>##  8 70-80%                     76.5              18.3</w:t>
      </w:r>
      <w:r>
        <w:br/>
      </w:r>
      <w:r>
        <w:rPr>
          <w:rStyle w:val="VerbatimChar"/>
        </w:rPr>
        <w:t>##  9 80-90%                     77.8              17.9</w:t>
      </w:r>
      <w:r>
        <w:br/>
      </w:r>
      <w:r>
        <w:rPr>
          <w:rStyle w:val="VerbatimChar"/>
        </w:rPr>
        <w:t>## 10 90-100%                    78.0              17.7</w:t>
      </w:r>
    </w:p>
    <w:p w14:paraId="43CC0859" w14:textId="77777777" w:rsidR="002A6B03" w:rsidRDefault="002A6B03">
      <w:pPr>
        <w:pStyle w:val="SourceCode"/>
        <w:rPr>
          <w:rStyle w:val="CommentTok"/>
        </w:rPr>
      </w:pPr>
    </w:p>
    <w:p w14:paraId="33AF3AD5" w14:textId="77777777" w:rsidR="00112300" w:rsidRDefault="00BB0DCE">
      <w:pPr>
        <w:pStyle w:val="SourceCode"/>
        <w:rPr>
          <w:rStyle w:val="CommentTok"/>
        </w:rPr>
      </w:pPr>
      <w:r>
        <w:rPr>
          <w:rStyle w:val="CommentTok"/>
        </w:rPr>
        <w:t>#data in d now</w:t>
      </w:r>
    </w:p>
    <w:p w14:paraId="58ACA920" w14:textId="77777777" w:rsidR="00112300" w:rsidRDefault="00112300">
      <w:pPr>
        <w:pStyle w:val="SourceCode"/>
      </w:pPr>
    </w:p>
    <w:p w14:paraId="0904CB4E" w14:textId="77777777" w:rsidR="00536E8A" w:rsidRDefault="00112300">
      <w:pPr>
        <w:pStyle w:val="SourceCode"/>
        <w:rPr>
          <w:ins w:id="40" w:author="Sanne Smith" w:date="2021-05-09T17:19:00Z"/>
        </w:rPr>
      </w:pPr>
      <w:ins w:id="41" w:author="Sanne Smith" w:date="2021-05-09T10:13:00Z">
        <w:r>
          <w:t>Kudos for careful merging of data and exploring the data</w:t>
        </w:r>
      </w:ins>
    </w:p>
    <w:p w14:paraId="148265B3" w14:textId="6EE04CB3" w:rsidR="004113E9" w:rsidRDefault="00536E8A">
      <w:pPr>
        <w:pStyle w:val="SourceCode"/>
      </w:pPr>
      <w:ins w:id="42" w:author="Sanne Smith" w:date="2021-05-09T17:19:00Z">
        <w:r>
          <w:t xml:space="preserve">What happens with students who don’t have any valid scores? Will they be NA and will you be filtering them from the data if you na.omit() </w:t>
        </w:r>
      </w:ins>
      <w:ins w:id="43" w:author="Sanne Smith" w:date="2021-05-09T17:20:00Z">
        <w:r>
          <w:t xml:space="preserve">? That might be problematic because withdrawn students are probably less likely to have an assignment finished than other students.  </w:t>
        </w:r>
      </w:ins>
      <w:r w:rsidR="00BB0DCE">
        <w:br/>
      </w:r>
      <w:r w:rsidR="00BB0DCE">
        <w:br/>
      </w:r>
      <w:r w:rsidR="00BB0DCE">
        <w:rPr>
          <w:rStyle w:val="CommentTok"/>
        </w:rPr>
        <w:t>#interested in gender, socioeconomic status, highest education, age, and disability status</w:t>
      </w:r>
      <w:r w:rsidR="00BB0DCE">
        <w:br/>
      </w:r>
      <w:r w:rsidR="00BB0DCE">
        <w:rPr>
          <w:rStyle w:val="CommentTok"/>
        </w:rPr>
        <w:t># gender (gender), highest ed (highest_education), age (age_band), disability status (disability), SES (imd_band), final_result</w:t>
      </w:r>
      <w:r w:rsidR="00BB0DCE">
        <w:br/>
      </w:r>
      <w:r w:rsidR="00BB0DCE">
        <w:br/>
      </w:r>
      <w:r w:rsidR="00BB0DCE">
        <w:br/>
      </w:r>
      <w:r w:rsidR="00BB0DCE">
        <w:rPr>
          <w:rStyle w:val="KeywordTok"/>
        </w:rPr>
        <w:t>glimpse</w:t>
      </w:r>
      <w:r w:rsidR="00BB0DCE">
        <w:rPr>
          <w:rStyle w:val="NormalTok"/>
        </w:rPr>
        <w:t xml:space="preserve">(d) </w:t>
      </w:r>
      <w:r w:rsidR="00BB0DCE">
        <w:rPr>
          <w:rStyle w:val="CommentTok"/>
        </w:rPr>
        <w:t xml:space="preserve">#checking </w:t>
      </w:r>
    </w:p>
    <w:p w14:paraId="69842FDC" w14:textId="3969A826" w:rsidR="004113E9" w:rsidRDefault="00BB0DCE">
      <w:pPr>
        <w:pStyle w:val="SourceCode"/>
      </w:pPr>
      <w:r>
        <w:rPr>
          <w:rStyle w:val="VerbatimChar"/>
        </w:rPr>
        <w:t>## Rows: 180,662</w:t>
      </w:r>
      <w:r>
        <w:br/>
      </w:r>
      <w:r>
        <w:rPr>
          <w:rStyle w:val="VerbatimChar"/>
        </w:rPr>
        <w:t>## Columns: 19</w:t>
      </w:r>
      <w:r>
        <w:br/>
      </w:r>
      <w:r>
        <w:rPr>
          <w:rStyle w:val="VerbatimChar"/>
        </w:rPr>
        <w:lastRenderedPageBreak/>
        <w:t xml:space="preserve">## $ code_module          &lt;chr&gt; </w:t>
      </w:r>
      <w:del w:id="44" w:author="Sanne Smith" w:date="2021-05-09T17:21:00Z">
        <w:r w:rsidDel="00536E8A">
          <w:rPr>
            <w:rStyle w:val="VerbatimChar"/>
          </w:rPr>
          <w:delText>"</w:delText>
        </w:r>
      </w:del>
      <w:ins w:id="45" w:author="Sanne Smith" w:date="2021-05-09T17:21:00Z">
        <w:r w:rsidR="00536E8A">
          <w:rPr>
            <w:rStyle w:val="VerbatimChar"/>
          </w:rPr>
          <w:t>“</w:t>
        </w:r>
      </w:ins>
      <w:r>
        <w:rPr>
          <w:rStyle w:val="VerbatimChar"/>
        </w:rPr>
        <w:t>AAA</w:t>
      </w:r>
      <w:del w:id="46" w:author="Sanne Smith" w:date="2021-05-09T17:21:00Z">
        <w:r w:rsidDel="00536E8A">
          <w:rPr>
            <w:rStyle w:val="VerbatimChar"/>
          </w:rPr>
          <w:delText>"</w:delText>
        </w:r>
      </w:del>
      <w:ins w:id="47" w:author="Sanne Smith" w:date="2021-05-09T17:21:00Z">
        <w:r w:rsidR="00536E8A">
          <w:rPr>
            <w:rStyle w:val="VerbatimChar"/>
          </w:rPr>
          <w:t>”</w:t>
        </w:r>
      </w:ins>
      <w:r>
        <w:rPr>
          <w:rStyle w:val="VerbatimChar"/>
        </w:rPr>
        <w:t xml:space="preserve">, </w:t>
      </w:r>
      <w:del w:id="48" w:author="Sanne Smith" w:date="2021-05-09T17:21:00Z">
        <w:r w:rsidDel="00536E8A">
          <w:rPr>
            <w:rStyle w:val="VerbatimChar"/>
          </w:rPr>
          <w:delText>"</w:delText>
        </w:r>
      </w:del>
      <w:ins w:id="49" w:author="Sanne Smith" w:date="2021-05-09T17:21:00Z">
        <w:r w:rsidR="00536E8A">
          <w:rPr>
            <w:rStyle w:val="VerbatimChar"/>
          </w:rPr>
          <w:t>“</w:t>
        </w:r>
      </w:ins>
      <w:r>
        <w:rPr>
          <w:rStyle w:val="VerbatimChar"/>
        </w:rPr>
        <w:t>AAA</w:t>
      </w:r>
      <w:del w:id="50" w:author="Sanne Smith" w:date="2021-05-09T17:21:00Z">
        <w:r w:rsidDel="00536E8A">
          <w:rPr>
            <w:rStyle w:val="VerbatimChar"/>
          </w:rPr>
          <w:delText>"</w:delText>
        </w:r>
      </w:del>
      <w:ins w:id="51" w:author="Sanne Smith" w:date="2021-05-09T17:21:00Z">
        <w:r w:rsidR="00536E8A">
          <w:rPr>
            <w:rStyle w:val="VerbatimChar"/>
          </w:rPr>
          <w:t>”</w:t>
        </w:r>
      </w:ins>
      <w:r>
        <w:rPr>
          <w:rStyle w:val="VerbatimChar"/>
        </w:rPr>
        <w:t xml:space="preserve">, </w:t>
      </w:r>
      <w:del w:id="52" w:author="Sanne Smith" w:date="2021-05-09T17:21:00Z">
        <w:r w:rsidDel="00536E8A">
          <w:rPr>
            <w:rStyle w:val="VerbatimChar"/>
          </w:rPr>
          <w:delText>"</w:delText>
        </w:r>
      </w:del>
      <w:ins w:id="53" w:author="Sanne Smith" w:date="2021-05-09T17:21:00Z">
        <w:r w:rsidR="00536E8A">
          <w:rPr>
            <w:rStyle w:val="VerbatimChar"/>
          </w:rPr>
          <w:t>“</w:t>
        </w:r>
      </w:ins>
      <w:r>
        <w:rPr>
          <w:rStyle w:val="VerbatimChar"/>
        </w:rPr>
        <w:t>AAA</w:t>
      </w:r>
      <w:del w:id="54" w:author="Sanne Smith" w:date="2021-05-09T17:21:00Z">
        <w:r w:rsidDel="00536E8A">
          <w:rPr>
            <w:rStyle w:val="VerbatimChar"/>
          </w:rPr>
          <w:delText>"</w:delText>
        </w:r>
      </w:del>
      <w:ins w:id="55" w:author="Sanne Smith" w:date="2021-05-09T17:21:00Z">
        <w:r w:rsidR="00536E8A">
          <w:rPr>
            <w:rStyle w:val="VerbatimChar"/>
          </w:rPr>
          <w:t>”</w:t>
        </w:r>
      </w:ins>
      <w:r>
        <w:rPr>
          <w:rStyle w:val="VerbatimChar"/>
        </w:rPr>
        <w:t xml:space="preserve">, </w:t>
      </w:r>
      <w:del w:id="56" w:author="Sanne Smith" w:date="2021-05-09T17:21:00Z">
        <w:r w:rsidDel="00536E8A">
          <w:rPr>
            <w:rStyle w:val="VerbatimChar"/>
          </w:rPr>
          <w:delText>"</w:delText>
        </w:r>
      </w:del>
      <w:ins w:id="57" w:author="Sanne Smith" w:date="2021-05-09T17:21:00Z">
        <w:r w:rsidR="00536E8A">
          <w:rPr>
            <w:rStyle w:val="VerbatimChar"/>
          </w:rPr>
          <w:t>“</w:t>
        </w:r>
      </w:ins>
      <w:r>
        <w:rPr>
          <w:rStyle w:val="VerbatimChar"/>
        </w:rPr>
        <w:t>AAA</w:t>
      </w:r>
      <w:del w:id="58" w:author="Sanne Smith" w:date="2021-05-09T17:21:00Z">
        <w:r w:rsidDel="00536E8A">
          <w:rPr>
            <w:rStyle w:val="VerbatimChar"/>
          </w:rPr>
          <w:delText>"</w:delText>
        </w:r>
      </w:del>
      <w:ins w:id="59" w:author="Sanne Smith" w:date="2021-05-09T17:21:00Z">
        <w:r w:rsidR="00536E8A">
          <w:rPr>
            <w:rStyle w:val="VerbatimChar"/>
          </w:rPr>
          <w:t>”</w:t>
        </w:r>
      </w:ins>
      <w:r>
        <w:rPr>
          <w:rStyle w:val="VerbatimChar"/>
        </w:rPr>
        <w:t xml:space="preserve">, </w:t>
      </w:r>
      <w:del w:id="60" w:author="Sanne Smith" w:date="2021-05-09T17:21:00Z">
        <w:r w:rsidDel="00536E8A">
          <w:rPr>
            <w:rStyle w:val="VerbatimChar"/>
          </w:rPr>
          <w:delText>"</w:delText>
        </w:r>
      </w:del>
      <w:ins w:id="61" w:author="Sanne Smith" w:date="2021-05-09T17:21:00Z">
        <w:r w:rsidR="00536E8A">
          <w:rPr>
            <w:rStyle w:val="VerbatimChar"/>
          </w:rPr>
          <w:t>“</w:t>
        </w:r>
      </w:ins>
      <w:r>
        <w:rPr>
          <w:rStyle w:val="VerbatimChar"/>
        </w:rPr>
        <w:t>AAA</w:t>
      </w:r>
      <w:del w:id="62" w:author="Sanne Smith" w:date="2021-05-09T17:21:00Z">
        <w:r w:rsidDel="00536E8A">
          <w:rPr>
            <w:rStyle w:val="VerbatimChar"/>
          </w:rPr>
          <w:delText>"</w:delText>
        </w:r>
      </w:del>
      <w:ins w:id="63" w:author="Sanne Smith" w:date="2021-05-09T17:21:00Z">
        <w:r w:rsidR="00536E8A">
          <w:rPr>
            <w:rStyle w:val="VerbatimChar"/>
          </w:rPr>
          <w:t>”</w:t>
        </w:r>
      </w:ins>
      <w:r>
        <w:rPr>
          <w:rStyle w:val="VerbatimChar"/>
        </w:rPr>
        <w:t xml:space="preserve">, </w:t>
      </w:r>
      <w:del w:id="64" w:author="Sanne Smith" w:date="2021-05-09T17:21:00Z">
        <w:r w:rsidDel="00536E8A">
          <w:rPr>
            <w:rStyle w:val="VerbatimChar"/>
          </w:rPr>
          <w:delText>"</w:delText>
        </w:r>
      </w:del>
      <w:ins w:id="65" w:author="Sanne Smith" w:date="2021-05-09T17:21:00Z">
        <w:r w:rsidR="00536E8A">
          <w:rPr>
            <w:rStyle w:val="VerbatimChar"/>
          </w:rPr>
          <w:t>“</w:t>
        </w:r>
      </w:ins>
      <w:r>
        <w:rPr>
          <w:rStyle w:val="VerbatimChar"/>
        </w:rPr>
        <w:t>AAA</w:t>
      </w:r>
      <w:del w:id="66" w:author="Sanne Smith" w:date="2021-05-09T17:21:00Z">
        <w:r w:rsidDel="00536E8A">
          <w:rPr>
            <w:rStyle w:val="VerbatimChar"/>
          </w:rPr>
          <w:delText>"</w:delText>
        </w:r>
      </w:del>
      <w:ins w:id="67" w:author="Sanne Smith" w:date="2021-05-09T17:21:00Z">
        <w:r w:rsidR="00536E8A">
          <w:rPr>
            <w:rStyle w:val="VerbatimChar"/>
          </w:rPr>
          <w:t>”</w:t>
        </w:r>
      </w:ins>
      <w:r>
        <w:rPr>
          <w:rStyle w:val="VerbatimChar"/>
        </w:rPr>
        <w:t xml:space="preserve">, </w:t>
      </w:r>
      <w:del w:id="68" w:author="Sanne Smith" w:date="2021-05-09T17:21:00Z">
        <w:r w:rsidDel="00536E8A">
          <w:rPr>
            <w:rStyle w:val="VerbatimChar"/>
          </w:rPr>
          <w:delText>"</w:delText>
        </w:r>
      </w:del>
      <w:ins w:id="69" w:author="Sanne Smith" w:date="2021-05-09T17:21:00Z">
        <w:r w:rsidR="00536E8A">
          <w:rPr>
            <w:rStyle w:val="VerbatimChar"/>
          </w:rPr>
          <w:t>“</w:t>
        </w:r>
      </w:ins>
      <w:r>
        <w:rPr>
          <w:rStyle w:val="VerbatimChar"/>
        </w:rPr>
        <w:t>AAA</w:t>
      </w:r>
      <w:del w:id="70" w:author="Sanne Smith" w:date="2021-05-09T17:21:00Z">
        <w:r w:rsidDel="00536E8A">
          <w:rPr>
            <w:rStyle w:val="VerbatimChar"/>
          </w:rPr>
          <w:delText>"</w:delText>
        </w:r>
      </w:del>
      <w:ins w:id="71" w:author="Sanne Smith" w:date="2021-05-09T17:21:00Z">
        <w:r w:rsidR="00536E8A">
          <w:rPr>
            <w:rStyle w:val="VerbatimChar"/>
          </w:rPr>
          <w:t>”</w:t>
        </w:r>
      </w:ins>
      <w:r>
        <w:rPr>
          <w:rStyle w:val="VerbatimChar"/>
        </w:rPr>
        <w:t>, ~</w:t>
      </w:r>
      <w:r>
        <w:br/>
      </w:r>
      <w:r>
        <w:rPr>
          <w:rStyle w:val="VerbatimChar"/>
        </w:rPr>
        <w:t xml:space="preserve">## $ code_presentation    &lt;chr&gt; </w:t>
      </w:r>
      <w:del w:id="72" w:author="Sanne Smith" w:date="2021-05-09T17:21:00Z">
        <w:r w:rsidDel="00536E8A">
          <w:rPr>
            <w:rStyle w:val="VerbatimChar"/>
          </w:rPr>
          <w:delText>"</w:delText>
        </w:r>
      </w:del>
      <w:ins w:id="73" w:author="Sanne Smith" w:date="2021-05-09T17:21:00Z">
        <w:r w:rsidR="00536E8A">
          <w:rPr>
            <w:rStyle w:val="VerbatimChar"/>
          </w:rPr>
          <w:t>“</w:t>
        </w:r>
      </w:ins>
      <w:r>
        <w:rPr>
          <w:rStyle w:val="VerbatimChar"/>
        </w:rPr>
        <w:t>2013J</w:t>
      </w:r>
      <w:del w:id="74" w:author="Sanne Smith" w:date="2021-05-09T17:21:00Z">
        <w:r w:rsidDel="00536E8A">
          <w:rPr>
            <w:rStyle w:val="VerbatimChar"/>
          </w:rPr>
          <w:delText>"</w:delText>
        </w:r>
      </w:del>
      <w:ins w:id="75" w:author="Sanne Smith" w:date="2021-05-09T17:21:00Z">
        <w:r w:rsidR="00536E8A">
          <w:rPr>
            <w:rStyle w:val="VerbatimChar"/>
          </w:rPr>
          <w:t>”</w:t>
        </w:r>
      </w:ins>
      <w:r>
        <w:rPr>
          <w:rStyle w:val="VerbatimChar"/>
        </w:rPr>
        <w:t xml:space="preserve">, </w:t>
      </w:r>
      <w:del w:id="76" w:author="Sanne Smith" w:date="2021-05-09T17:21:00Z">
        <w:r w:rsidDel="00536E8A">
          <w:rPr>
            <w:rStyle w:val="VerbatimChar"/>
          </w:rPr>
          <w:delText>"</w:delText>
        </w:r>
      </w:del>
      <w:ins w:id="77" w:author="Sanne Smith" w:date="2021-05-09T17:21:00Z">
        <w:r w:rsidR="00536E8A">
          <w:rPr>
            <w:rStyle w:val="VerbatimChar"/>
          </w:rPr>
          <w:t>“</w:t>
        </w:r>
      </w:ins>
      <w:r>
        <w:rPr>
          <w:rStyle w:val="VerbatimChar"/>
        </w:rPr>
        <w:t>2013J</w:t>
      </w:r>
      <w:del w:id="78" w:author="Sanne Smith" w:date="2021-05-09T17:21:00Z">
        <w:r w:rsidDel="00536E8A">
          <w:rPr>
            <w:rStyle w:val="VerbatimChar"/>
          </w:rPr>
          <w:delText>"</w:delText>
        </w:r>
      </w:del>
      <w:ins w:id="79" w:author="Sanne Smith" w:date="2021-05-09T17:21:00Z">
        <w:r w:rsidR="00536E8A">
          <w:rPr>
            <w:rStyle w:val="VerbatimChar"/>
          </w:rPr>
          <w:t>”</w:t>
        </w:r>
      </w:ins>
      <w:r>
        <w:rPr>
          <w:rStyle w:val="VerbatimChar"/>
        </w:rPr>
        <w:t xml:space="preserve">, </w:t>
      </w:r>
      <w:del w:id="80" w:author="Sanne Smith" w:date="2021-05-09T17:21:00Z">
        <w:r w:rsidDel="00536E8A">
          <w:rPr>
            <w:rStyle w:val="VerbatimChar"/>
          </w:rPr>
          <w:delText>"</w:delText>
        </w:r>
      </w:del>
      <w:ins w:id="81" w:author="Sanne Smith" w:date="2021-05-09T17:21:00Z">
        <w:r w:rsidR="00536E8A">
          <w:rPr>
            <w:rStyle w:val="VerbatimChar"/>
          </w:rPr>
          <w:t>“</w:t>
        </w:r>
      </w:ins>
      <w:r>
        <w:rPr>
          <w:rStyle w:val="VerbatimChar"/>
        </w:rPr>
        <w:t>2013J</w:t>
      </w:r>
      <w:del w:id="82" w:author="Sanne Smith" w:date="2021-05-09T17:21:00Z">
        <w:r w:rsidDel="00536E8A">
          <w:rPr>
            <w:rStyle w:val="VerbatimChar"/>
          </w:rPr>
          <w:delText>"</w:delText>
        </w:r>
      </w:del>
      <w:ins w:id="83" w:author="Sanne Smith" w:date="2021-05-09T17:21:00Z">
        <w:r w:rsidR="00536E8A">
          <w:rPr>
            <w:rStyle w:val="VerbatimChar"/>
          </w:rPr>
          <w:t>”</w:t>
        </w:r>
      </w:ins>
      <w:r>
        <w:rPr>
          <w:rStyle w:val="VerbatimChar"/>
        </w:rPr>
        <w:t xml:space="preserve">, </w:t>
      </w:r>
      <w:del w:id="84" w:author="Sanne Smith" w:date="2021-05-09T17:21:00Z">
        <w:r w:rsidDel="00536E8A">
          <w:rPr>
            <w:rStyle w:val="VerbatimChar"/>
          </w:rPr>
          <w:delText>"</w:delText>
        </w:r>
      </w:del>
      <w:ins w:id="85" w:author="Sanne Smith" w:date="2021-05-09T17:21:00Z">
        <w:r w:rsidR="00536E8A">
          <w:rPr>
            <w:rStyle w:val="VerbatimChar"/>
          </w:rPr>
          <w:t>“</w:t>
        </w:r>
      </w:ins>
      <w:r>
        <w:rPr>
          <w:rStyle w:val="VerbatimChar"/>
        </w:rPr>
        <w:t>2013J</w:t>
      </w:r>
      <w:del w:id="86" w:author="Sanne Smith" w:date="2021-05-09T17:21:00Z">
        <w:r w:rsidDel="00536E8A">
          <w:rPr>
            <w:rStyle w:val="VerbatimChar"/>
          </w:rPr>
          <w:delText>"</w:delText>
        </w:r>
      </w:del>
      <w:ins w:id="87" w:author="Sanne Smith" w:date="2021-05-09T17:21:00Z">
        <w:r w:rsidR="00536E8A">
          <w:rPr>
            <w:rStyle w:val="VerbatimChar"/>
          </w:rPr>
          <w:t>”</w:t>
        </w:r>
      </w:ins>
      <w:r>
        <w:rPr>
          <w:rStyle w:val="VerbatimChar"/>
        </w:rPr>
        <w:t xml:space="preserve">, </w:t>
      </w:r>
      <w:del w:id="88" w:author="Sanne Smith" w:date="2021-05-09T17:21:00Z">
        <w:r w:rsidDel="00536E8A">
          <w:rPr>
            <w:rStyle w:val="VerbatimChar"/>
          </w:rPr>
          <w:delText>"</w:delText>
        </w:r>
      </w:del>
      <w:ins w:id="89" w:author="Sanne Smith" w:date="2021-05-09T17:21:00Z">
        <w:r w:rsidR="00536E8A">
          <w:rPr>
            <w:rStyle w:val="VerbatimChar"/>
          </w:rPr>
          <w:t>“</w:t>
        </w:r>
      </w:ins>
      <w:r>
        <w:rPr>
          <w:rStyle w:val="VerbatimChar"/>
        </w:rPr>
        <w:t>2013J</w:t>
      </w:r>
      <w:del w:id="90" w:author="Sanne Smith" w:date="2021-05-09T17:21:00Z">
        <w:r w:rsidDel="00536E8A">
          <w:rPr>
            <w:rStyle w:val="VerbatimChar"/>
          </w:rPr>
          <w:delText>"</w:delText>
        </w:r>
      </w:del>
      <w:ins w:id="91" w:author="Sanne Smith" w:date="2021-05-09T17:21:00Z">
        <w:r w:rsidR="00536E8A">
          <w:rPr>
            <w:rStyle w:val="VerbatimChar"/>
          </w:rPr>
          <w:t>”</w:t>
        </w:r>
      </w:ins>
      <w:r>
        <w:rPr>
          <w:rStyle w:val="VerbatimChar"/>
        </w:rPr>
        <w:t xml:space="preserve">, </w:t>
      </w:r>
      <w:del w:id="92" w:author="Sanne Smith" w:date="2021-05-09T17:21:00Z">
        <w:r w:rsidDel="00536E8A">
          <w:rPr>
            <w:rStyle w:val="VerbatimChar"/>
          </w:rPr>
          <w:delText>"</w:delText>
        </w:r>
      </w:del>
      <w:ins w:id="93" w:author="Sanne Smith" w:date="2021-05-09T17:21:00Z">
        <w:r w:rsidR="00536E8A">
          <w:rPr>
            <w:rStyle w:val="VerbatimChar"/>
          </w:rPr>
          <w:t>“</w:t>
        </w:r>
      </w:ins>
      <w:r>
        <w:rPr>
          <w:rStyle w:val="VerbatimChar"/>
        </w:rPr>
        <w:t>201~</w:t>
      </w:r>
      <w:r>
        <w:br/>
      </w:r>
      <w:r>
        <w:rPr>
          <w:rStyle w:val="VerbatimChar"/>
        </w:rPr>
        <w:t>## $ id_student           &lt;dbl&gt; 11391, 11391, 11391, 11391, 11391, 28400, 28400, ~</w:t>
      </w:r>
      <w:r>
        <w:br/>
      </w:r>
      <w:r>
        <w:rPr>
          <w:rStyle w:val="VerbatimChar"/>
        </w:rPr>
        <w:t xml:space="preserve">## $ gender               &lt;chr&gt; </w:t>
      </w:r>
      <w:del w:id="94" w:author="Sanne Smith" w:date="2021-05-09T17:21:00Z">
        <w:r w:rsidDel="00536E8A">
          <w:rPr>
            <w:rStyle w:val="VerbatimChar"/>
          </w:rPr>
          <w:delText>"</w:delText>
        </w:r>
      </w:del>
      <w:ins w:id="95" w:author="Sanne Smith" w:date="2021-05-09T17:21:00Z">
        <w:r w:rsidR="00536E8A">
          <w:rPr>
            <w:rStyle w:val="VerbatimChar"/>
          </w:rPr>
          <w:t>“</w:t>
        </w:r>
      </w:ins>
      <w:r>
        <w:rPr>
          <w:rStyle w:val="VerbatimChar"/>
        </w:rPr>
        <w:t>M</w:t>
      </w:r>
      <w:del w:id="96" w:author="Sanne Smith" w:date="2021-05-09T17:21:00Z">
        <w:r w:rsidDel="00536E8A">
          <w:rPr>
            <w:rStyle w:val="VerbatimChar"/>
          </w:rPr>
          <w:delText>"</w:delText>
        </w:r>
      </w:del>
      <w:ins w:id="97" w:author="Sanne Smith" w:date="2021-05-09T17:21:00Z">
        <w:r w:rsidR="00536E8A">
          <w:rPr>
            <w:rStyle w:val="VerbatimChar"/>
          </w:rPr>
          <w:t>”</w:t>
        </w:r>
      </w:ins>
      <w:r>
        <w:rPr>
          <w:rStyle w:val="VerbatimChar"/>
        </w:rPr>
        <w:t xml:space="preserve">, </w:t>
      </w:r>
      <w:del w:id="98" w:author="Sanne Smith" w:date="2021-05-09T17:21:00Z">
        <w:r w:rsidDel="00536E8A">
          <w:rPr>
            <w:rStyle w:val="VerbatimChar"/>
          </w:rPr>
          <w:delText>"</w:delText>
        </w:r>
      </w:del>
      <w:ins w:id="99" w:author="Sanne Smith" w:date="2021-05-09T17:21:00Z">
        <w:r w:rsidR="00536E8A">
          <w:rPr>
            <w:rStyle w:val="VerbatimChar"/>
          </w:rPr>
          <w:t>“</w:t>
        </w:r>
      </w:ins>
      <w:r>
        <w:rPr>
          <w:rStyle w:val="VerbatimChar"/>
        </w:rPr>
        <w:t>M</w:t>
      </w:r>
      <w:del w:id="100" w:author="Sanne Smith" w:date="2021-05-09T17:21:00Z">
        <w:r w:rsidDel="00536E8A">
          <w:rPr>
            <w:rStyle w:val="VerbatimChar"/>
          </w:rPr>
          <w:delText>"</w:delText>
        </w:r>
      </w:del>
      <w:ins w:id="101" w:author="Sanne Smith" w:date="2021-05-09T17:21:00Z">
        <w:r w:rsidR="00536E8A">
          <w:rPr>
            <w:rStyle w:val="VerbatimChar"/>
          </w:rPr>
          <w:t>”</w:t>
        </w:r>
      </w:ins>
      <w:r>
        <w:rPr>
          <w:rStyle w:val="VerbatimChar"/>
        </w:rPr>
        <w:t xml:space="preserve">, </w:t>
      </w:r>
      <w:del w:id="102" w:author="Sanne Smith" w:date="2021-05-09T17:21:00Z">
        <w:r w:rsidDel="00536E8A">
          <w:rPr>
            <w:rStyle w:val="VerbatimChar"/>
          </w:rPr>
          <w:delText>"</w:delText>
        </w:r>
      </w:del>
      <w:ins w:id="103" w:author="Sanne Smith" w:date="2021-05-09T17:21:00Z">
        <w:r w:rsidR="00536E8A">
          <w:rPr>
            <w:rStyle w:val="VerbatimChar"/>
          </w:rPr>
          <w:t>“</w:t>
        </w:r>
      </w:ins>
      <w:r>
        <w:rPr>
          <w:rStyle w:val="VerbatimChar"/>
        </w:rPr>
        <w:t>M</w:t>
      </w:r>
      <w:del w:id="104" w:author="Sanne Smith" w:date="2021-05-09T17:21:00Z">
        <w:r w:rsidDel="00536E8A">
          <w:rPr>
            <w:rStyle w:val="VerbatimChar"/>
          </w:rPr>
          <w:delText>"</w:delText>
        </w:r>
      </w:del>
      <w:ins w:id="105" w:author="Sanne Smith" w:date="2021-05-09T17:21:00Z">
        <w:r w:rsidR="00536E8A">
          <w:rPr>
            <w:rStyle w:val="VerbatimChar"/>
          </w:rPr>
          <w:t>”</w:t>
        </w:r>
      </w:ins>
      <w:r>
        <w:rPr>
          <w:rStyle w:val="VerbatimChar"/>
        </w:rPr>
        <w:t xml:space="preserve">, </w:t>
      </w:r>
      <w:del w:id="106" w:author="Sanne Smith" w:date="2021-05-09T17:21:00Z">
        <w:r w:rsidDel="00536E8A">
          <w:rPr>
            <w:rStyle w:val="VerbatimChar"/>
          </w:rPr>
          <w:delText>"</w:delText>
        </w:r>
      </w:del>
      <w:ins w:id="107" w:author="Sanne Smith" w:date="2021-05-09T17:21:00Z">
        <w:r w:rsidR="00536E8A">
          <w:rPr>
            <w:rStyle w:val="VerbatimChar"/>
          </w:rPr>
          <w:t>“</w:t>
        </w:r>
      </w:ins>
      <w:r>
        <w:rPr>
          <w:rStyle w:val="VerbatimChar"/>
        </w:rPr>
        <w:t>M</w:t>
      </w:r>
      <w:del w:id="108" w:author="Sanne Smith" w:date="2021-05-09T17:21:00Z">
        <w:r w:rsidDel="00536E8A">
          <w:rPr>
            <w:rStyle w:val="VerbatimChar"/>
          </w:rPr>
          <w:delText>"</w:delText>
        </w:r>
      </w:del>
      <w:ins w:id="109" w:author="Sanne Smith" w:date="2021-05-09T17:21:00Z">
        <w:r w:rsidR="00536E8A">
          <w:rPr>
            <w:rStyle w:val="VerbatimChar"/>
          </w:rPr>
          <w:t>”</w:t>
        </w:r>
      </w:ins>
      <w:r>
        <w:rPr>
          <w:rStyle w:val="VerbatimChar"/>
        </w:rPr>
        <w:t xml:space="preserve">, </w:t>
      </w:r>
      <w:del w:id="110" w:author="Sanne Smith" w:date="2021-05-09T17:21:00Z">
        <w:r w:rsidDel="00536E8A">
          <w:rPr>
            <w:rStyle w:val="VerbatimChar"/>
          </w:rPr>
          <w:delText>"</w:delText>
        </w:r>
      </w:del>
      <w:ins w:id="111" w:author="Sanne Smith" w:date="2021-05-09T17:21:00Z">
        <w:r w:rsidR="00536E8A">
          <w:rPr>
            <w:rStyle w:val="VerbatimChar"/>
          </w:rPr>
          <w:t>“</w:t>
        </w:r>
      </w:ins>
      <w:r>
        <w:rPr>
          <w:rStyle w:val="VerbatimChar"/>
        </w:rPr>
        <w:t>M</w:t>
      </w:r>
      <w:del w:id="112" w:author="Sanne Smith" w:date="2021-05-09T17:21:00Z">
        <w:r w:rsidDel="00536E8A">
          <w:rPr>
            <w:rStyle w:val="VerbatimChar"/>
          </w:rPr>
          <w:delText>"</w:delText>
        </w:r>
      </w:del>
      <w:ins w:id="113" w:author="Sanne Smith" w:date="2021-05-09T17:21:00Z">
        <w:r w:rsidR="00536E8A">
          <w:rPr>
            <w:rStyle w:val="VerbatimChar"/>
          </w:rPr>
          <w:t>”</w:t>
        </w:r>
      </w:ins>
      <w:r>
        <w:rPr>
          <w:rStyle w:val="VerbatimChar"/>
        </w:rPr>
        <w:t xml:space="preserve">, </w:t>
      </w:r>
      <w:del w:id="114" w:author="Sanne Smith" w:date="2021-05-09T17:21:00Z">
        <w:r w:rsidDel="00536E8A">
          <w:rPr>
            <w:rStyle w:val="VerbatimChar"/>
          </w:rPr>
          <w:delText>"</w:delText>
        </w:r>
      </w:del>
      <w:ins w:id="115" w:author="Sanne Smith" w:date="2021-05-09T17:21:00Z">
        <w:r w:rsidR="00536E8A">
          <w:rPr>
            <w:rStyle w:val="VerbatimChar"/>
          </w:rPr>
          <w:t>“</w:t>
        </w:r>
      </w:ins>
      <w:r>
        <w:rPr>
          <w:rStyle w:val="VerbatimChar"/>
        </w:rPr>
        <w:t>F</w:t>
      </w:r>
      <w:del w:id="116" w:author="Sanne Smith" w:date="2021-05-09T17:21:00Z">
        <w:r w:rsidDel="00536E8A">
          <w:rPr>
            <w:rStyle w:val="VerbatimChar"/>
          </w:rPr>
          <w:delText>"</w:delText>
        </w:r>
      </w:del>
      <w:ins w:id="117" w:author="Sanne Smith" w:date="2021-05-09T17:21:00Z">
        <w:r w:rsidR="00536E8A">
          <w:rPr>
            <w:rStyle w:val="VerbatimChar"/>
          </w:rPr>
          <w:t>”</w:t>
        </w:r>
      </w:ins>
      <w:r>
        <w:rPr>
          <w:rStyle w:val="VerbatimChar"/>
        </w:rPr>
        <w:t xml:space="preserve">, </w:t>
      </w:r>
      <w:del w:id="118" w:author="Sanne Smith" w:date="2021-05-09T17:21:00Z">
        <w:r w:rsidDel="00536E8A">
          <w:rPr>
            <w:rStyle w:val="VerbatimChar"/>
          </w:rPr>
          <w:delText>"</w:delText>
        </w:r>
      </w:del>
      <w:ins w:id="119" w:author="Sanne Smith" w:date="2021-05-09T17:21:00Z">
        <w:r w:rsidR="00536E8A">
          <w:rPr>
            <w:rStyle w:val="VerbatimChar"/>
          </w:rPr>
          <w:t>“</w:t>
        </w:r>
      </w:ins>
      <w:r>
        <w:rPr>
          <w:rStyle w:val="VerbatimChar"/>
        </w:rPr>
        <w:t>F</w:t>
      </w:r>
      <w:del w:id="120" w:author="Sanne Smith" w:date="2021-05-09T17:21:00Z">
        <w:r w:rsidDel="00536E8A">
          <w:rPr>
            <w:rStyle w:val="VerbatimChar"/>
          </w:rPr>
          <w:delText>"</w:delText>
        </w:r>
      </w:del>
      <w:ins w:id="121" w:author="Sanne Smith" w:date="2021-05-09T17:21:00Z">
        <w:r w:rsidR="00536E8A">
          <w:rPr>
            <w:rStyle w:val="VerbatimChar"/>
          </w:rPr>
          <w:t>”</w:t>
        </w:r>
      </w:ins>
      <w:r>
        <w:rPr>
          <w:rStyle w:val="VerbatimChar"/>
        </w:rPr>
        <w:t xml:space="preserve">, </w:t>
      </w:r>
      <w:del w:id="122" w:author="Sanne Smith" w:date="2021-05-09T17:21:00Z">
        <w:r w:rsidDel="00536E8A">
          <w:rPr>
            <w:rStyle w:val="VerbatimChar"/>
          </w:rPr>
          <w:delText>"</w:delText>
        </w:r>
      </w:del>
      <w:ins w:id="123" w:author="Sanne Smith" w:date="2021-05-09T17:21:00Z">
        <w:r w:rsidR="00536E8A">
          <w:rPr>
            <w:rStyle w:val="VerbatimChar"/>
          </w:rPr>
          <w:t>“</w:t>
        </w:r>
      </w:ins>
      <w:r>
        <w:rPr>
          <w:rStyle w:val="VerbatimChar"/>
        </w:rPr>
        <w:t>F</w:t>
      </w:r>
      <w:del w:id="124" w:author="Sanne Smith" w:date="2021-05-09T17:21:00Z">
        <w:r w:rsidDel="00536E8A">
          <w:rPr>
            <w:rStyle w:val="VerbatimChar"/>
          </w:rPr>
          <w:delText>"</w:delText>
        </w:r>
      </w:del>
      <w:ins w:id="125" w:author="Sanne Smith" w:date="2021-05-09T17:21:00Z">
        <w:r w:rsidR="00536E8A">
          <w:rPr>
            <w:rStyle w:val="VerbatimChar"/>
          </w:rPr>
          <w:t>”</w:t>
        </w:r>
      </w:ins>
      <w:r>
        <w:rPr>
          <w:rStyle w:val="VerbatimChar"/>
        </w:rPr>
        <w:t xml:space="preserve">, </w:t>
      </w:r>
      <w:del w:id="126" w:author="Sanne Smith" w:date="2021-05-09T17:21:00Z">
        <w:r w:rsidDel="00536E8A">
          <w:rPr>
            <w:rStyle w:val="VerbatimChar"/>
          </w:rPr>
          <w:delText>"</w:delText>
        </w:r>
      </w:del>
      <w:ins w:id="127" w:author="Sanne Smith" w:date="2021-05-09T17:21:00Z">
        <w:r w:rsidR="00536E8A">
          <w:rPr>
            <w:rStyle w:val="VerbatimChar"/>
          </w:rPr>
          <w:t>“</w:t>
        </w:r>
      </w:ins>
      <w:r>
        <w:rPr>
          <w:rStyle w:val="VerbatimChar"/>
        </w:rPr>
        <w:t>F</w:t>
      </w:r>
      <w:del w:id="128" w:author="Sanne Smith" w:date="2021-05-09T17:21:00Z">
        <w:r w:rsidDel="00536E8A">
          <w:rPr>
            <w:rStyle w:val="VerbatimChar"/>
          </w:rPr>
          <w:delText>"</w:delText>
        </w:r>
      </w:del>
      <w:ins w:id="129" w:author="Sanne Smith" w:date="2021-05-09T17:21:00Z">
        <w:r w:rsidR="00536E8A">
          <w:rPr>
            <w:rStyle w:val="VerbatimChar"/>
          </w:rPr>
          <w:t>”</w:t>
        </w:r>
      </w:ins>
      <w:r>
        <w:rPr>
          <w:rStyle w:val="VerbatimChar"/>
        </w:rPr>
        <w:t xml:space="preserve">, </w:t>
      </w:r>
      <w:del w:id="130" w:author="Sanne Smith" w:date="2021-05-09T17:21:00Z">
        <w:r w:rsidDel="00536E8A">
          <w:rPr>
            <w:rStyle w:val="VerbatimChar"/>
          </w:rPr>
          <w:delText>"</w:delText>
        </w:r>
      </w:del>
      <w:ins w:id="131" w:author="Sanne Smith" w:date="2021-05-09T17:21:00Z">
        <w:r w:rsidR="00536E8A">
          <w:rPr>
            <w:rStyle w:val="VerbatimChar"/>
          </w:rPr>
          <w:t>“</w:t>
        </w:r>
      </w:ins>
      <w:r>
        <w:rPr>
          <w:rStyle w:val="VerbatimChar"/>
        </w:rPr>
        <w:t>F</w:t>
      </w:r>
      <w:del w:id="132" w:author="Sanne Smith" w:date="2021-05-09T17:21:00Z">
        <w:r w:rsidDel="00536E8A">
          <w:rPr>
            <w:rStyle w:val="VerbatimChar"/>
          </w:rPr>
          <w:delText>"</w:delText>
        </w:r>
      </w:del>
      <w:ins w:id="133" w:author="Sanne Smith" w:date="2021-05-09T17:21:00Z">
        <w:r w:rsidR="00536E8A">
          <w:rPr>
            <w:rStyle w:val="VerbatimChar"/>
          </w:rPr>
          <w:t>”</w:t>
        </w:r>
      </w:ins>
      <w:r>
        <w:rPr>
          <w:rStyle w:val="VerbatimChar"/>
        </w:rPr>
        <w:t>,~</w:t>
      </w:r>
      <w:r>
        <w:br/>
      </w:r>
      <w:r>
        <w:rPr>
          <w:rStyle w:val="VerbatimChar"/>
        </w:rPr>
        <w:t xml:space="preserve">## $ region               &lt;chr&gt; </w:t>
      </w:r>
      <w:del w:id="134" w:author="Sanne Smith" w:date="2021-05-09T17:21:00Z">
        <w:r w:rsidDel="00536E8A">
          <w:rPr>
            <w:rStyle w:val="VerbatimChar"/>
          </w:rPr>
          <w:delText>"</w:delText>
        </w:r>
      </w:del>
      <w:ins w:id="135" w:author="Sanne Smith" w:date="2021-05-09T17:21:00Z">
        <w:r w:rsidR="00536E8A">
          <w:rPr>
            <w:rStyle w:val="VerbatimChar"/>
          </w:rPr>
          <w:t>“</w:t>
        </w:r>
      </w:ins>
      <w:r>
        <w:rPr>
          <w:rStyle w:val="VerbatimChar"/>
        </w:rPr>
        <w:t>East Anglian Region</w:t>
      </w:r>
      <w:del w:id="136" w:author="Sanne Smith" w:date="2021-05-09T17:21:00Z">
        <w:r w:rsidDel="00536E8A">
          <w:rPr>
            <w:rStyle w:val="VerbatimChar"/>
          </w:rPr>
          <w:delText>"</w:delText>
        </w:r>
      </w:del>
      <w:ins w:id="137" w:author="Sanne Smith" w:date="2021-05-09T17:21:00Z">
        <w:r w:rsidR="00536E8A">
          <w:rPr>
            <w:rStyle w:val="VerbatimChar"/>
          </w:rPr>
          <w:t>”</w:t>
        </w:r>
      </w:ins>
      <w:r>
        <w:rPr>
          <w:rStyle w:val="VerbatimChar"/>
        </w:rPr>
        <w:t xml:space="preserve">, </w:t>
      </w:r>
      <w:del w:id="138" w:author="Sanne Smith" w:date="2021-05-09T17:21:00Z">
        <w:r w:rsidDel="00536E8A">
          <w:rPr>
            <w:rStyle w:val="VerbatimChar"/>
          </w:rPr>
          <w:delText>"</w:delText>
        </w:r>
      </w:del>
      <w:ins w:id="139" w:author="Sanne Smith" w:date="2021-05-09T17:21:00Z">
        <w:r w:rsidR="00536E8A">
          <w:rPr>
            <w:rStyle w:val="VerbatimChar"/>
          </w:rPr>
          <w:t>“</w:t>
        </w:r>
      </w:ins>
      <w:r>
        <w:rPr>
          <w:rStyle w:val="VerbatimChar"/>
        </w:rPr>
        <w:t>East Anglian Region</w:t>
      </w:r>
      <w:del w:id="140" w:author="Sanne Smith" w:date="2021-05-09T17:21:00Z">
        <w:r w:rsidDel="00536E8A">
          <w:rPr>
            <w:rStyle w:val="VerbatimChar"/>
          </w:rPr>
          <w:delText>"</w:delText>
        </w:r>
      </w:del>
      <w:ins w:id="141" w:author="Sanne Smith" w:date="2021-05-09T17:21:00Z">
        <w:r w:rsidR="00536E8A">
          <w:rPr>
            <w:rStyle w:val="VerbatimChar"/>
          </w:rPr>
          <w:t>”</w:t>
        </w:r>
      </w:ins>
      <w:r>
        <w:rPr>
          <w:rStyle w:val="VerbatimChar"/>
        </w:rPr>
        <w:t xml:space="preserve">, </w:t>
      </w:r>
      <w:del w:id="142" w:author="Sanne Smith" w:date="2021-05-09T17:21:00Z">
        <w:r w:rsidDel="00536E8A">
          <w:rPr>
            <w:rStyle w:val="VerbatimChar"/>
          </w:rPr>
          <w:delText>"</w:delText>
        </w:r>
      </w:del>
      <w:ins w:id="143" w:author="Sanne Smith" w:date="2021-05-09T17:21:00Z">
        <w:r w:rsidR="00536E8A">
          <w:rPr>
            <w:rStyle w:val="VerbatimChar"/>
          </w:rPr>
          <w:t>“</w:t>
        </w:r>
      </w:ins>
      <w:r>
        <w:rPr>
          <w:rStyle w:val="VerbatimChar"/>
        </w:rPr>
        <w:t>Ea~</w:t>
      </w:r>
      <w:r>
        <w:br/>
      </w:r>
      <w:r>
        <w:rPr>
          <w:rStyle w:val="VerbatimChar"/>
        </w:rPr>
        <w:t xml:space="preserve">## $ highest_education    &lt;chr&gt; </w:t>
      </w:r>
      <w:del w:id="144" w:author="Sanne Smith" w:date="2021-05-09T17:21:00Z">
        <w:r w:rsidDel="00536E8A">
          <w:rPr>
            <w:rStyle w:val="VerbatimChar"/>
          </w:rPr>
          <w:delText>"</w:delText>
        </w:r>
      </w:del>
      <w:ins w:id="145" w:author="Sanne Smith" w:date="2021-05-09T17:21:00Z">
        <w:r w:rsidR="00536E8A">
          <w:rPr>
            <w:rStyle w:val="VerbatimChar"/>
          </w:rPr>
          <w:t>“</w:t>
        </w:r>
      </w:ins>
      <w:r>
        <w:rPr>
          <w:rStyle w:val="VerbatimChar"/>
        </w:rPr>
        <w:t>HE Qualification</w:t>
      </w:r>
      <w:del w:id="146" w:author="Sanne Smith" w:date="2021-05-09T17:21:00Z">
        <w:r w:rsidDel="00536E8A">
          <w:rPr>
            <w:rStyle w:val="VerbatimChar"/>
          </w:rPr>
          <w:delText>"</w:delText>
        </w:r>
      </w:del>
      <w:ins w:id="147" w:author="Sanne Smith" w:date="2021-05-09T17:21:00Z">
        <w:r w:rsidR="00536E8A">
          <w:rPr>
            <w:rStyle w:val="VerbatimChar"/>
          </w:rPr>
          <w:t>”</w:t>
        </w:r>
      </w:ins>
      <w:r>
        <w:rPr>
          <w:rStyle w:val="VerbatimChar"/>
        </w:rPr>
        <w:t xml:space="preserve">, </w:t>
      </w:r>
      <w:del w:id="148" w:author="Sanne Smith" w:date="2021-05-09T17:21:00Z">
        <w:r w:rsidDel="00536E8A">
          <w:rPr>
            <w:rStyle w:val="VerbatimChar"/>
          </w:rPr>
          <w:delText>"</w:delText>
        </w:r>
      </w:del>
      <w:ins w:id="149" w:author="Sanne Smith" w:date="2021-05-09T17:21:00Z">
        <w:r w:rsidR="00536E8A">
          <w:rPr>
            <w:rStyle w:val="VerbatimChar"/>
          </w:rPr>
          <w:t>“</w:t>
        </w:r>
      </w:ins>
      <w:r>
        <w:rPr>
          <w:rStyle w:val="VerbatimChar"/>
        </w:rPr>
        <w:t>HE Qualification</w:t>
      </w:r>
      <w:del w:id="150" w:author="Sanne Smith" w:date="2021-05-09T17:21:00Z">
        <w:r w:rsidDel="00536E8A">
          <w:rPr>
            <w:rStyle w:val="VerbatimChar"/>
          </w:rPr>
          <w:delText>"</w:delText>
        </w:r>
      </w:del>
      <w:ins w:id="151" w:author="Sanne Smith" w:date="2021-05-09T17:21:00Z">
        <w:r w:rsidR="00536E8A">
          <w:rPr>
            <w:rStyle w:val="VerbatimChar"/>
          </w:rPr>
          <w:t>”</w:t>
        </w:r>
      </w:ins>
      <w:r>
        <w:rPr>
          <w:rStyle w:val="VerbatimChar"/>
        </w:rPr>
        <w:t xml:space="preserve">, </w:t>
      </w:r>
      <w:del w:id="152" w:author="Sanne Smith" w:date="2021-05-09T17:21:00Z">
        <w:r w:rsidDel="00536E8A">
          <w:rPr>
            <w:rStyle w:val="VerbatimChar"/>
          </w:rPr>
          <w:delText>"</w:delText>
        </w:r>
      </w:del>
      <w:ins w:id="153" w:author="Sanne Smith" w:date="2021-05-09T17:21:00Z">
        <w:r w:rsidR="00536E8A">
          <w:rPr>
            <w:rStyle w:val="VerbatimChar"/>
          </w:rPr>
          <w:t>“</w:t>
        </w:r>
      </w:ins>
      <w:r>
        <w:rPr>
          <w:rStyle w:val="VerbatimChar"/>
        </w:rPr>
        <w:t>HE Quali~</w:t>
      </w:r>
      <w:r>
        <w:br/>
      </w:r>
      <w:r>
        <w:rPr>
          <w:rStyle w:val="VerbatimChar"/>
        </w:rPr>
        <w:t xml:space="preserve">## $ imd_band             &lt;chr&gt; </w:t>
      </w:r>
      <w:del w:id="154" w:author="Sanne Smith" w:date="2021-05-09T17:21:00Z">
        <w:r w:rsidDel="00536E8A">
          <w:rPr>
            <w:rStyle w:val="VerbatimChar"/>
          </w:rPr>
          <w:delText>"</w:delText>
        </w:r>
      </w:del>
      <w:ins w:id="155" w:author="Sanne Smith" w:date="2021-05-09T17:21:00Z">
        <w:r w:rsidR="00536E8A">
          <w:rPr>
            <w:rStyle w:val="VerbatimChar"/>
          </w:rPr>
          <w:t>“</w:t>
        </w:r>
      </w:ins>
      <w:r>
        <w:rPr>
          <w:rStyle w:val="VerbatimChar"/>
        </w:rPr>
        <w:t>90-100%</w:t>
      </w:r>
      <w:del w:id="156" w:author="Sanne Smith" w:date="2021-05-09T17:21:00Z">
        <w:r w:rsidDel="00536E8A">
          <w:rPr>
            <w:rStyle w:val="VerbatimChar"/>
          </w:rPr>
          <w:delText>"</w:delText>
        </w:r>
      </w:del>
      <w:ins w:id="157" w:author="Sanne Smith" w:date="2021-05-09T17:21:00Z">
        <w:r w:rsidR="00536E8A">
          <w:rPr>
            <w:rStyle w:val="VerbatimChar"/>
          </w:rPr>
          <w:t>”</w:t>
        </w:r>
      </w:ins>
      <w:r>
        <w:rPr>
          <w:rStyle w:val="VerbatimChar"/>
        </w:rPr>
        <w:t xml:space="preserve">, </w:t>
      </w:r>
      <w:del w:id="158" w:author="Sanne Smith" w:date="2021-05-09T17:21:00Z">
        <w:r w:rsidDel="00536E8A">
          <w:rPr>
            <w:rStyle w:val="VerbatimChar"/>
          </w:rPr>
          <w:delText>"</w:delText>
        </w:r>
      </w:del>
      <w:ins w:id="159" w:author="Sanne Smith" w:date="2021-05-09T17:21:00Z">
        <w:r w:rsidR="00536E8A">
          <w:rPr>
            <w:rStyle w:val="VerbatimChar"/>
          </w:rPr>
          <w:t>“</w:t>
        </w:r>
      </w:ins>
      <w:r>
        <w:rPr>
          <w:rStyle w:val="VerbatimChar"/>
        </w:rPr>
        <w:t>90-100%</w:t>
      </w:r>
      <w:del w:id="160" w:author="Sanne Smith" w:date="2021-05-09T17:21:00Z">
        <w:r w:rsidDel="00536E8A">
          <w:rPr>
            <w:rStyle w:val="VerbatimChar"/>
          </w:rPr>
          <w:delText>"</w:delText>
        </w:r>
      </w:del>
      <w:ins w:id="161" w:author="Sanne Smith" w:date="2021-05-09T17:21:00Z">
        <w:r w:rsidR="00536E8A">
          <w:rPr>
            <w:rStyle w:val="VerbatimChar"/>
          </w:rPr>
          <w:t>”</w:t>
        </w:r>
      </w:ins>
      <w:r>
        <w:rPr>
          <w:rStyle w:val="VerbatimChar"/>
        </w:rPr>
        <w:t xml:space="preserve">, </w:t>
      </w:r>
      <w:del w:id="162" w:author="Sanne Smith" w:date="2021-05-09T17:21:00Z">
        <w:r w:rsidDel="00536E8A">
          <w:rPr>
            <w:rStyle w:val="VerbatimChar"/>
          </w:rPr>
          <w:delText>"</w:delText>
        </w:r>
      </w:del>
      <w:ins w:id="163" w:author="Sanne Smith" w:date="2021-05-09T17:21:00Z">
        <w:r w:rsidR="00536E8A">
          <w:rPr>
            <w:rStyle w:val="VerbatimChar"/>
          </w:rPr>
          <w:t>“</w:t>
        </w:r>
      </w:ins>
      <w:r>
        <w:rPr>
          <w:rStyle w:val="VerbatimChar"/>
        </w:rPr>
        <w:t>90-100%</w:t>
      </w:r>
      <w:del w:id="164" w:author="Sanne Smith" w:date="2021-05-09T17:21:00Z">
        <w:r w:rsidDel="00536E8A">
          <w:rPr>
            <w:rStyle w:val="VerbatimChar"/>
          </w:rPr>
          <w:delText>"</w:delText>
        </w:r>
      </w:del>
      <w:ins w:id="165" w:author="Sanne Smith" w:date="2021-05-09T17:21:00Z">
        <w:r w:rsidR="00536E8A">
          <w:rPr>
            <w:rStyle w:val="VerbatimChar"/>
          </w:rPr>
          <w:t>”</w:t>
        </w:r>
      </w:ins>
      <w:r>
        <w:rPr>
          <w:rStyle w:val="VerbatimChar"/>
        </w:rPr>
        <w:t xml:space="preserve">, </w:t>
      </w:r>
      <w:del w:id="166" w:author="Sanne Smith" w:date="2021-05-09T17:21:00Z">
        <w:r w:rsidDel="00536E8A">
          <w:rPr>
            <w:rStyle w:val="VerbatimChar"/>
          </w:rPr>
          <w:delText>"</w:delText>
        </w:r>
      </w:del>
      <w:ins w:id="167" w:author="Sanne Smith" w:date="2021-05-09T17:21:00Z">
        <w:r w:rsidR="00536E8A">
          <w:rPr>
            <w:rStyle w:val="VerbatimChar"/>
          </w:rPr>
          <w:t>“</w:t>
        </w:r>
      </w:ins>
      <w:r>
        <w:rPr>
          <w:rStyle w:val="VerbatimChar"/>
        </w:rPr>
        <w:t>90-100%</w:t>
      </w:r>
      <w:del w:id="168" w:author="Sanne Smith" w:date="2021-05-09T17:21:00Z">
        <w:r w:rsidDel="00536E8A">
          <w:rPr>
            <w:rStyle w:val="VerbatimChar"/>
          </w:rPr>
          <w:delText>"</w:delText>
        </w:r>
      </w:del>
      <w:ins w:id="169" w:author="Sanne Smith" w:date="2021-05-09T17:21:00Z">
        <w:r w:rsidR="00536E8A">
          <w:rPr>
            <w:rStyle w:val="VerbatimChar"/>
          </w:rPr>
          <w:t>”</w:t>
        </w:r>
      </w:ins>
      <w:r>
        <w:rPr>
          <w:rStyle w:val="VerbatimChar"/>
        </w:rPr>
        <w:t xml:space="preserve">, </w:t>
      </w:r>
      <w:del w:id="170" w:author="Sanne Smith" w:date="2021-05-09T17:21:00Z">
        <w:r w:rsidDel="00536E8A">
          <w:rPr>
            <w:rStyle w:val="VerbatimChar"/>
          </w:rPr>
          <w:delText>"</w:delText>
        </w:r>
      </w:del>
      <w:ins w:id="171" w:author="Sanne Smith" w:date="2021-05-09T17:21:00Z">
        <w:r w:rsidR="00536E8A">
          <w:rPr>
            <w:rStyle w:val="VerbatimChar"/>
          </w:rPr>
          <w:t>“</w:t>
        </w:r>
      </w:ins>
      <w:r>
        <w:rPr>
          <w:rStyle w:val="VerbatimChar"/>
        </w:rPr>
        <w:t>90-1~</w:t>
      </w:r>
      <w:r>
        <w:br/>
      </w:r>
      <w:r>
        <w:rPr>
          <w:rStyle w:val="VerbatimChar"/>
        </w:rPr>
        <w:t xml:space="preserve">## $ age_band             &lt;chr&gt; </w:t>
      </w:r>
      <w:del w:id="172" w:author="Sanne Smith" w:date="2021-05-09T17:21:00Z">
        <w:r w:rsidDel="00536E8A">
          <w:rPr>
            <w:rStyle w:val="VerbatimChar"/>
          </w:rPr>
          <w:delText>"</w:delText>
        </w:r>
      </w:del>
      <w:ins w:id="173" w:author="Sanne Smith" w:date="2021-05-09T17:21:00Z">
        <w:r w:rsidR="00536E8A">
          <w:rPr>
            <w:rStyle w:val="VerbatimChar"/>
          </w:rPr>
          <w:t>“</w:t>
        </w:r>
      </w:ins>
      <w:r>
        <w:rPr>
          <w:rStyle w:val="VerbatimChar"/>
        </w:rPr>
        <w:t>55&lt;=</w:t>
      </w:r>
      <w:del w:id="174" w:author="Sanne Smith" w:date="2021-05-09T17:21:00Z">
        <w:r w:rsidDel="00536E8A">
          <w:rPr>
            <w:rStyle w:val="VerbatimChar"/>
          </w:rPr>
          <w:delText>"</w:delText>
        </w:r>
      </w:del>
      <w:ins w:id="175" w:author="Sanne Smith" w:date="2021-05-09T17:21:00Z">
        <w:r w:rsidR="00536E8A">
          <w:rPr>
            <w:rStyle w:val="VerbatimChar"/>
          </w:rPr>
          <w:t>”</w:t>
        </w:r>
      </w:ins>
      <w:r>
        <w:rPr>
          <w:rStyle w:val="VerbatimChar"/>
        </w:rPr>
        <w:t xml:space="preserve">, </w:t>
      </w:r>
      <w:del w:id="176" w:author="Sanne Smith" w:date="2021-05-09T17:21:00Z">
        <w:r w:rsidDel="00536E8A">
          <w:rPr>
            <w:rStyle w:val="VerbatimChar"/>
          </w:rPr>
          <w:delText>"</w:delText>
        </w:r>
      </w:del>
      <w:ins w:id="177" w:author="Sanne Smith" w:date="2021-05-09T17:21:00Z">
        <w:r w:rsidR="00536E8A">
          <w:rPr>
            <w:rStyle w:val="VerbatimChar"/>
          </w:rPr>
          <w:t>“</w:t>
        </w:r>
      </w:ins>
      <w:r>
        <w:rPr>
          <w:rStyle w:val="VerbatimChar"/>
        </w:rPr>
        <w:t>55&lt;=</w:t>
      </w:r>
      <w:del w:id="178" w:author="Sanne Smith" w:date="2021-05-09T17:21:00Z">
        <w:r w:rsidDel="00536E8A">
          <w:rPr>
            <w:rStyle w:val="VerbatimChar"/>
          </w:rPr>
          <w:delText>"</w:delText>
        </w:r>
      </w:del>
      <w:ins w:id="179" w:author="Sanne Smith" w:date="2021-05-09T17:21:00Z">
        <w:r w:rsidR="00536E8A">
          <w:rPr>
            <w:rStyle w:val="VerbatimChar"/>
          </w:rPr>
          <w:t>”</w:t>
        </w:r>
      </w:ins>
      <w:r>
        <w:rPr>
          <w:rStyle w:val="VerbatimChar"/>
        </w:rPr>
        <w:t xml:space="preserve">, </w:t>
      </w:r>
      <w:del w:id="180" w:author="Sanne Smith" w:date="2021-05-09T17:21:00Z">
        <w:r w:rsidDel="00536E8A">
          <w:rPr>
            <w:rStyle w:val="VerbatimChar"/>
          </w:rPr>
          <w:delText>"</w:delText>
        </w:r>
      </w:del>
      <w:ins w:id="181" w:author="Sanne Smith" w:date="2021-05-09T17:21:00Z">
        <w:r w:rsidR="00536E8A">
          <w:rPr>
            <w:rStyle w:val="VerbatimChar"/>
          </w:rPr>
          <w:t>“</w:t>
        </w:r>
      </w:ins>
      <w:r>
        <w:rPr>
          <w:rStyle w:val="VerbatimChar"/>
        </w:rPr>
        <w:t>55&lt;=</w:t>
      </w:r>
      <w:del w:id="182" w:author="Sanne Smith" w:date="2021-05-09T17:21:00Z">
        <w:r w:rsidDel="00536E8A">
          <w:rPr>
            <w:rStyle w:val="VerbatimChar"/>
          </w:rPr>
          <w:delText>"</w:delText>
        </w:r>
      </w:del>
      <w:ins w:id="183" w:author="Sanne Smith" w:date="2021-05-09T17:21:00Z">
        <w:r w:rsidR="00536E8A">
          <w:rPr>
            <w:rStyle w:val="VerbatimChar"/>
          </w:rPr>
          <w:t>”</w:t>
        </w:r>
      </w:ins>
      <w:r>
        <w:rPr>
          <w:rStyle w:val="VerbatimChar"/>
        </w:rPr>
        <w:t xml:space="preserve">, </w:t>
      </w:r>
      <w:del w:id="184" w:author="Sanne Smith" w:date="2021-05-09T17:21:00Z">
        <w:r w:rsidDel="00536E8A">
          <w:rPr>
            <w:rStyle w:val="VerbatimChar"/>
          </w:rPr>
          <w:delText>"</w:delText>
        </w:r>
      </w:del>
      <w:ins w:id="185" w:author="Sanne Smith" w:date="2021-05-09T17:21:00Z">
        <w:r w:rsidR="00536E8A">
          <w:rPr>
            <w:rStyle w:val="VerbatimChar"/>
          </w:rPr>
          <w:t>“</w:t>
        </w:r>
      </w:ins>
      <w:r>
        <w:rPr>
          <w:rStyle w:val="VerbatimChar"/>
        </w:rPr>
        <w:t>55&lt;=</w:t>
      </w:r>
      <w:del w:id="186" w:author="Sanne Smith" w:date="2021-05-09T17:21:00Z">
        <w:r w:rsidDel="00536E8A">
          <w:rPr>
            <w:rStyle w:val="VerbatimChar"/>
          </w:rPr>
          <w:delText>"</w:delText>
        </w:r>
      </w:del>
      <w:ins w:id="187" w:author="Sanne Smith" w:date="2021-05-09T17:21:00Z">
        <w:r w:rsidR="00536E8A">
          <w:rPr>
            <w:rStyle w:val="VerbatimChar"/>
          </w:rPr>
          <w:t>”</w:t>
        </w:r>
      </w:ins>
      <w:r>
        <w:rPr>
          <w:rStyle w:val="VerbatimChar"/>
        </w:rPr>
        <w:t xml:space="preserve">, </w:t>
      </w:r>
      <w:del w:id="188" w:author="Sanne Smith" w:date="2021-05-09T17:21:00Z">
        <w:r w:rsidDel="00536E8A">
          <w:rPr>
            <w:rStyle w:val="VerbatimChar"/>
          </w:rPr>
          <w:delText>"</w:delText>
        </w:r>
      </w:del>
      <w:ins w:id="189" w:author="Sanne Smith" w:date="2021-05-09T17:21:00Z">
        <w:r w:rsidR="00536E8A">
          <w:rPr>
            <w:rStyle w:val="VerbatimChar"/>
          </w:rPr>
          <w:t>“</w:t>
        </w:r>
      </w:ins>
      <w:r>
        <w:rPr>
          <w:rStyle w:val="VerbatimChar"/>
        </w:rPr>
        <w:t>55&lt;=</w:t>
      </w:r>
      <w:del w:id="190" w:author="Sanne Smith" w:date="2021-05-09T17:21:00Z">
        <w:r w:rsidDel="00536E8A">
          <w:rPr>
            <w:rStyle w:val="VerbatimChar"/>
          </w:rPr>
          <w:delText>"</w:delText>
        </w:r>
      </w:del>
      <w:ins w:id="191" w:author="Sanne Smith" w:date="2021-05-09T17:21:00Z">
        <w:r w:rsidR="00536E8A">
          <w:rPr>
            <w:rStyle w:val="VerbatimChar"/>
          </w:rPr>
          <w:t>”</w:t>
        </w:r>
      </w:ins>
      <w:r>
        <w:rPr>
          <w:rStyle w:val="VerbatimChar"/>
        </w:rPr>
        <w:t xml:space="preserve">, </w:t>
      </w:r>
      <w:del w:id="192" w:author="Sanne Smith" w:date="2021-05-09T17:21:00Z">
        <w:r w:rsidDel="00536E8A">
          <w:rPr>
            <w:rStyle w:val="VerbatimChar"/>
          </w:rPr>
          <w:delText>"</w:delText>
        </w:r>
      </w:del>
      <w:ins w:id="193" w:author="Sanne Smith" w:date="2021-05-09T17:21:00Z">
        <w:r w:rsidR="00536E8A">
          <w:rPr>
            <w:rStyle w:val="VerbatimChar"/>
          </w:rPr>
          <w:t>“</w:t>
        </w:r>
      </w:ins>
      <w:r>
        <w:rPr>
          <w:rStyle w:val="VerbatimChar"/>
        </w:rPr>
        <w:t>35-55</w:t>
      </w:r>
      <w:del w:id="194" w:author="Sanne Smith" w:date="2021-05-09T17:21:00Z">
        <w:r w:rsidDel="00536E8A">
          <w:rPr>
            <w:rStyle w:val="VerbatimChar"/>
          </w:rPr>
          <w:delText>"</w:delText>
        </w:r>
      </w:del>
      <w:ins w:id="195" w:author="Sanne Smith" w:date="2021-05-09T17:21:00Z">
        <w:r w:rsidR="00536E8A">
          <w:rPr>
            <w:rStyle w:val="VerbatimChar"/>
          </w:rPr>
          <w:t>”</w:t>
        </w:r>
      </w:ins>
      <w:r>
        <w:rPr>
          <w:rStyle w:val="VerbatimChar"/>
        </w:rPr>
        <w:t>, ~</w:t>
      </w:r>
      <w:r>
        <w:br/>
      </w:r>
      <w:r>
        <w:rPr>
          <w:rStyle w:val="VerbatimChar"/>
        </w:rPr>
        <w:t>## $ num_of_prev_attempts &lt;dbl&gt; 0, 0, 0, 0, 0, 0, 0, 0, 0, 0, 0, 0, 0, 0, 0, 0, 0~</w:t>
      </w:r>
      <w:r>
        <w:br/>
      </w:r>
      <w:r>
        <w:rPr>
          <w:rStyle w:val="VerbatimChar"/>
        </w:rPr>
        <w:t>## $ studied_credits      &lt;dbl&gt; 240, 240, 240, 240, 240, 60, 60, 60, 60, 60, 60, ~</w:t>
      </w:r>
      <w:r>
        <w:br/>
      </w:r>
      <w:r>
        <w:rPr>
          <w:rStyle w:val="VerbatimChar"/>
        </w:rPr>
        <w:t xml:space="preserve">## $ disability           &lt;chr&gt; </w:t>
      </w:r>
      <w:del w:id="196" w:author="Sanne Smith" w:date="2021-05-09T17:21:00Z">
        <w:r w:rsidDel="00536E8A">
          <w:rPr>
            <w:rStyle w:val="VerbatimChar"/>
          </w:rPr>
          <w:delText>"</w:delText>
        </w:r>
      </w:del>
      <w:ins w:id="197" w:author="Sanne Smith" w:date="2021-05-09T17:21:00Z">
        <w:r w:rsidR="00536E8A">
          <w:rPr>
            <w:rStyle w:val="VerbatimChar"/>
          </w:rPr>
          <w:t>“</w:t>
        </w:r>
      </w:ins>
      <w:r>
        <w:rPr>
          <w:rStyle w:val="VerbatimChar"/>
        </w:rPr>
        <w:t>N</w:t>
      </w:r>
      <w:del w:id="198" w:author="Sanne Smith" w:date="2021-05-09T17:21:00Z">
        <w:r w:rsidDel="00536E8A">
          <w:rPr>
            <w:rStyle w:val="VerbatimChar"/>
          </w:rPr>
          <w:delText>"</w:delText>
        </w:r>
      </w:del>
      <w:ins w:id="199" w:author="Sanne Smith" w:date="2021-05-09T17:21:00Z">
        <w:r w:rsidR="00536E8A">
          <w:rPr>
            <w:rStyle w:val="VerbatimChar"/>
          </w:rPr>
          <w:t>”</w:t>
        </w:r>
      </w:ins>
      <w:r>
        <w:rPr>
          <w:rStyle w:val="VerbatimChar"/>
        </w:rPr>
        <w:t xml:space="preserve">, </w:t>
      </w:r>
      <w:del w:id="200" w:author="Sanne Smith" w:date="2021-05-09T17:21:00Z">
        <w:r w:rsidDel="00536E8A">
          <w:rPr>
            <w:rStyle w:val="VerbatimChar"/>
          </w:rPr>
          <w:delText>"</w:delText>
        </w:r>
      </w:del>
      <w:ins w:id="201" w:author="Sanne Smith" w:date="2021-05-09T17:21:00Z">
        <w:r w:rsidR="00536E8A">
          <w:rPr>
            <w:rStyle w:val="VerbatimChar"/>
          </w:rPr>
          <w:t>“</w:t>
        </w:r>
      </w:ins>
      <w:r>
        <w:rPr>
          <w:rStyle w:val="VerbatimChar"/>
        </w:rPr>
        <w:t>N</w:t>
      </w:r>
      <w:del w:id="202" w:author="Sanne Smith" w:date="2021-05-09T17:21:00Z">
        <w:r w:rsidDel="00536E8A">
          <w:rPr>
            <w:rStyle w:val="VerbatimChar"/>
          </w:rPr>
          <w:delText>"</w:delText>
        </w:r>
      </w:del>
      <w:ins w:id="203" w:author="Sanne Smith" w:date="2021-05-09T17:21:00Z">
        <w:r w:rsidR="00536E8A">
          <w:rPr>
            <w:rStyle w:val="VerbatimChar"/>
          </w:rPr>
          <w:t>”</w:t>
        </w:r>
      </w:ins>
      <w:r>
        <w:rPr>
          <w:rStyle w:val="VerbatimChar"/>
        </w:rPr>
        <w:t xml:space="preserve">, </w:t>
      </w:r>
      <w:del w:id="204" w:author="Sanne Smith" w:date="2021-05-09T17:21:00Z">
        <w:r w:rsidDel="00536E8A">
          <w:rPr>
            <w:rStyle w:val="VerbatimChar"/>
          </w:rPr>
          <w:delText>"</w:delText>
        </w:r>
      </w:del>
      <w:ins w:id="205" w:author="Sanne Smith" w:date="2021-05-09T17:21:00Z">
        <w:r w:rsidR="00536E8A">
          <w:rPr>
            <w:rStyle w:val="VerbatimChar"/>
          </w:rPr>
          <w:t>“</w:t>
        </w:r>
      </w:ins>
      <w:r>
        <w:rPr>
          <w:rStyle w:val="VerbatimChar"/>
        </w:rPr>
        <w:t>N</w:t>
      </w:r>
      <w:del w:id="206" w:author="Sanne Smith" w:date="2021-05-09T17:21:00Z">
        <w:r w:rsidDel="00536E8A">
          <w:rPr>
            <w:rStyle w:val="VerbatimChar"/>
          </w:rPr>
          <w:delText>"</w:delText>
        </w:r>
      </w:del>
      <w:ins w:id="207" w:author="Sanne Smith" w:date="2021-05-09T17:21:00Z">
        <w:r w:rsidR="00536E8A">
          <w:rPr>
            <w:rStyle w:val="VerbatimChar"/>
          </w:rPr>
          <w:t>”</w:t>
        </w:r>
      </w:ins>
      <w:r>
        <w:rPr>
          <w:rStyle w:val="VerbatimChar"/>
        </w:rPr>
        <w:t xml:space="preserve">, </w:t>
      </w:r>
      <w:del w:id="208" w:author="Sanne Smith" w:date="2021-05-09T17:21:00Z">
        <w:r w:rsidDel="00536E8A">
          <w:rPr>
            <w:rStyle w:val="VerbatimChar"/>
          </w:rPr>
          <w:delText>"</w:delText>
        </w:r>
      </w:del>
      <w:ins w:id="209" w:author="Sanne Smith" w:date="2021-05-09T17:21:00Z">
        <w:r w:rsidR="00536E8A">
          <w:rPr>
            <w:rStyle w:val="VerbatimChar"/>
          </w:rPr>
          <w:t>“</w:t>
        </w:r>
      </w:ins>
      <w:r>
        <w:rPr>
          <w:rStyle w:val="VerbatimChar"/>
        </w:rPr>
        <w:t>N</w:t>
      </w:r>
      <w:del w:id="210" w:author="Sanne Smith" w:date="2021-05-09T17:21:00Z">
        <w:r w:rsidDel="00536E8A">
          <w:rPr>
            <w:rStyle w:val="VerbatimChar"/>
          </w:rPr>
          <w:delText>"</w:delText>
        </w:r>
      </w:del>
      <w:ins w:id="211" w:author="Sanne Smith" w:date="2021-05-09T17:21:00Z">
        <w:r w:rsidR="00536E8A">
          <w:rPr>
            <w:rStyle w:val="VerbatimChar"/>
          </w:rPr>
          <w:t>”</w:t>
        </w:r>
      </w:ins>
      <w:r>
        <w:rPr>
          <w:rStyle w:val="VerbatimChar"/>
        </w:rPr>
        <w:t xml:space="preserve">, </w:t>
      </w:r>
      <w:del w:id="212" w:author="Sanne Smith" w:date="2021-05-09T17:21:00Z">
        <w:r w:rsidDel="00536E8A">
          <w:rPr>
            <w:rStyle w:val="VerbatimChar"/>
          </w:rPr>
          <w:delText>"</w:delText>
        </w:r>
      </w:del>
      <w:ins w:id="213" w:author="Sanne Smith" w:date="2021-05-09T17:21:00Z">
        <w:r w:rsidR="00536E8A">
          <w:rPr>
            <w:rStyle w:val="VerbatimChar"/>
          </w:rPr>
          <w:t>“</w:t>
        </w:r>
      </w:ins>
      <w:r>
        <w:rPr>
          <w:rStyle w:val="VerbatimChar"/>
        </w:rPr>
        <w:t>N</w:t>
      </w:r>
      <w:del w:id="214" w:author="Sanne Smith" w:date="2021-05-09T17:21:00Z">
        <w:r w:rsidDel="00536E8A">
          <w:rPr>
            <w:rStyle w:val="VerbatimChar"/>
          </w:rPr>
          <w:delText>"</w:delText>
        </w:r>
      </w:del>
      <w:ins w:id="215" w:author="Sanne Smith" w:date="2021-05-09T17:21:00Z">
        <w:r w:rsidR="00536E8A">
          <w:rPr>
            <w:rStyle w:val="VerbatimChar"/>
          </w:rPr>
          <w:t>”</w:t>
        </w:r>
      </w:ins>
      <w:r>
        <w:rPr>
          <w:rStyle w:val="VerbatimChar"/>
        </w:rPr>
        <w:t xml:space="preserve">, </w:t>
      </w:r>
      <w:del w:id="216" w:author="Sanne Smith" w:date="2021-05-09T17:21:00Z">
        <w:r w:rsidDel="00536E8A">
          <w:rPr>
            <w:rStyle w:val="VerbatimChar"/>
          </w:rPr>
          <w:delText>"</w:delText>
        </w:r>
      </w:del>
      <w:ins w:id="217" w:author="Sanne Smith" w:date="2021-05-09T17:21:00Z">
        <w:r w:rsidR="00536E8A">
          <w:rPr>
            <w:rStyle w:val="VerbatimChar"/>
          </w:rPr>
          <w:t>“</w:t>
        </w:r>
      </w:ins>
      <w:r>
        <w:rPr>
          <w:rStyle w:val="VerbatimChar"/>
        </w:rPr>
        <w:t>N</w:t>
      </w:r>
      <w:del w:id="218" w:author="Sanne Smith" w:date="2021-05-09T17:21:00Z">
        <w:r w:rsidDel="00536E8A">
          <w:rPr>
            <w:rStyle w:val="VerbatimChar"/>
          </w:rPr>
          <w:delText>"</w:delText>
        </w:r>
      </w:del>
      <w:ins w:id="219" w:author="Sanne Smith" w:date="2021-05-09T17:21:00Z">
        <w:r w:rsidR="00536E8A">
          <w:rPr>
            <w:rStyle w:val="VerbatimChar"/>
          </w:rPr>
          <w:t>”</w:t>
        </w:r>
      </w:ins>
      <w:r>
        <w:rPr>
          <w:rStyle w:val="VerbatimChar"/>
        </w:rPr>
        <w:t xml:space="preserve">, </w:t>
      </w:r>
      <w:del w:id="220" w:author="Sanne Smith" w:date="2021-05-09T17:21:00Z">
        <w:r w:rsidDel="00536E8A">
          <w:rPr>
            <w:rStyle w:val="VerbatimChar"/>
          </w:rPr>
          <w:delText>"</w:delText>
        </w:r>
      </w:del>
      <w:ins w:id="221" w:author="Sanne Smith" w:date="2021-05-09T17:21:00Z">
        <w:r w:rsidR="00536E8A">
          <w:rPr>
            <w:rStyle w:val="VerbatimChar"/>
          </w:rPr>
          <w:t>“</w:t>
        </w:r>
      </w:ins>
      <w:r>
        <w:rPr>
          <w:rStyle w:val="VerbatimChar"/>
        </w:rPr>
        <w:t>N</w:t>
      </w:r>
      <w:del w:id="222" w:author="Sanne Smith" w:date="2021-05-09T17:21:00Z">
        <w:r w:rsidDel="00536E8A">
          <w:rPr>
            <w:rStyle w:val="VerbatimChar"/>
          </w:rPr>
          <w:delText>"</w:delText>
        </w:r>
      </w:del>
      <w:ins w:id="223" w:author="Sanne Smith" w:date="2021-05-09T17:21:00Z">
        <w:r w:rsidR="00536E8A">
          <w:rPr>
            <w:rStyle w:val="VerbatimChar"/>
          </w:rPr>
          <w:t>”</w:t>
        </w:r>
      </w:ins>
      <w:r>
        <w:rPr>
          <w:rStyle w:val="VerbatimChar"/>
        </w:rPr>
        <w:t xml:space="preserve">, </w:t>
      </w:r>
      <w:del w:id="224" w:author="Sanne Smith" w:date="2021-05-09T17:21:00Z">
        <w:r w:rsidDel="00536E8A">
          <w:rPr>
            <w:rStyle w:val="VerbatimChar"/>
          </w:rPr>
          <w:delText>"</w:delText>
        </w:r>
      </w:del>
      <w:ins w:id="225" w:author="Sanne Smith" w:date="2021-05-09T17:21:00Z">
        <w:r w:rsidR="00536E8A">
          <w:rPr>
            <w:rStyle w:val="VerbatimChar"/>
          </w:rPr>
          <w:t>“</w:t>
        </w:r>
      </w:ins>
      <w:r>
        <w:rPr>
          <w:rStyle w:val="VerbatimChar"/>
        </w:rPr>
        <w:t>N</w:t>
      </w:r>
      <w:del w:id="226" w:author="Sanne Smith" w:date="2021-05-09T17:21:00Z">
        <w:r w:rsidDel="00536E8A">
          <w:rPr>
            <w:rStyle w:val="VerbatimChar"/>
          </w:rPr>
          <w:delText>"</w:delText>
        </w:r>
      </w:del>
      <w:ins w:id="227" w:author="Sanne Smith" w:date="2021-05-09T17:21:00Z">
        <w:r w:rsidR="00536E8A">
          <w:rPr>
            <w:rStyle w:val="VerbatimChar"/>
          </w:rPr>
          <w:t>”</w:t>
        </w:r>
      </w:ins>
      <w:r>
        <w:rPr>
          <w:rStyle w:val="VerbatimChar"/>
        </w:rPr>
        <w:t xml:space="preserve">, </w:t>
      </w:r>
      <w:del w:id="228" w:author="Sanne Smith" w:date="2021-05-09T17:21:00Z">
        <w:r w:rsidDel="00536E8A">
          <w:rPr>
            <w:rStyle w:val="VerbatimChar"/>
          </w:rPr>
          <w:delText>"</w:delText>
        </w:r>
      </w:del>
      <w:ins w:id="229" w:author="Sanne Smith" w:date="2021-05-09T17:21:00Z">
        <w:r w:rsidR="00536E8A">
          <w:rPr>
            <w:rStyle w:val="VerbatimChar"/>
          </w:rPr>
          <w:t>“</w:t>
        </w:r>
      </w:ins>
      <w:r>
        <w:rPr>
          <w:rStyle w:val="VerbatimChar"/>
        </w:rPr>
        <w:t>N</w:t>
      </w:r>
      <w:del w:id="230" w:author="Sanne Smith" w:date="2021-05-09T17:21:00Z">
        <w:r w:rsidDel="00536E8A">
          <w:rPr>
            <w:rStyle w:val="VerbatimChar"/>
          </w:rPr>
          <w:delText>"</w:delText>
        </w:r>
      </w:del>
      <w:ins w:id="231" w:author="Sanne Smith" w:date="2021-05-09T17:21:00Z">
        <w:r w:rsidR="00536E8A">
          <w:rPr>
            <w:rStyle w:val="VerbatimChar"/>
          </w:rPr>
          <w:t>”</w:t>
        </w:r>
      </w:ins>
      <w:r>
        <w:rPr>
          <w:rStyle w:val="VerbatimChar"/>
        </w:rPr>
        <w:t xml:space="preserve">, </w:t>
      </w:r>
      <w:del w:id="232" w:author="Sanne Smith" w:date="2021-05-09T17:21:00Z">
        <w:r w:rsidDel="00536E8A">
          <w:rPr>
            <w:rStyle w:val="VerbatimChar"/>
          </w:rPr>
          <w:delText>"</w:delText>
        </w:r>
      </w:del>
      <w:ins w:id="233" w:author="Sanne Smith" w:date="2021-05-09T17:21:00Z">
        <w:r w:rsidR="00536E8A">
          <w:rPr>
            <w:rStyle w:val="VerbatimChar"/>
          </w:rPr>
          <w:t>“</w:t>
        </w:r>
      </w:ins>
      <w:r>
        <w:rPr>
          <w:rStyle w:val="VerbatimChar"/>
        </w:rPr>
        <w:t>N</w:t>
      </w:r>
      <w:del w:id="234" w:author="Sanne Smith" w:date="2021-05-09T17:21:00Z">
        <w:r w:rsidDel="00536E8A">
          <w:rPr>
            <w:rStyle w:val="VerbatimChar"/>
          </w:rPr>
          <w:delText>"</w:delText>
        </w:r>
      </w:del>
      <w:ins w:id="235" w:author="Sanne Smith" w:date="2021-05-09T17:21:00Z">
        <w:r w:rsidR="00536E8A">
          <w:rPr>
            <w:rStyle w:val="VerbatimChar"/>
          </w:rPr>
          <w:t>”</w:t>
        </w:r>
      </w:ins>
      <w:r>
        <w:rPr>
          <w:rStyle w:val="VerbatimChar"/>
        </w:rPr>
        <w:t>,~</w:t>
      </w:r>
      <w:r>
        <w:br/>
      </w:r>
      <w:r>
        <w:rPr>
          <w:rStyle w:val="VerbatimChar"/>
        </w:rPr>
        <w:t xml:space="preserve">## $ final_result         &lt;chr&gt; </w:t>
      </w:r>
      <w:del w:id="236" w:author="Sanne Smith" w:date="2021-05-09T17:21:00Z">
        <w:r w:rsidDel="00536E8A">
          <w:rPr>
            <w:rStyle w:val="VerbatimChar"/>
          </w:rPr>
          <w:delText>"</w:delText>
        </w:r>
      </w:del>
      <w:ins w:id="237" w:author="Sanne Smith" w:date="2021-05-09T17:21:00Z">
        <w:r w:rsidR="00536E8A">
          <w:rPr>
            <w:rStyle w:val="VerbatimChar"/>
          </w:rPr>
          <w:t>“</w:t>
        </w:r>
      </w:ins>
      <w:r>
        <w:rPr>
          <w:rStyle w:val="VerbatimChar"/>
        </w:rPr>
        <w:t>Pass</w:t>
      </w:r>
      <w:del w:id="238" w:author="Sanne Smith" w:date="2021-05-09T17:21:00Z">
        <w:r w:rsidDel="00536E8A">
          <w:rPr>
            <w:rStyle w:val="VerbatimChar"/>
          </w:rPr>
          <w:delText>"</w:delText>
        </w:r>
      </w:del>
      <w:ins w:id="239" w:author="Sanne Smith" w:date="2021-05-09T17:21:00Z">
        <w:r w:rsidR="00536E8A">
          <w:rPr>
            <w:rStyle w:val="VerbatimChar"/>
          </w:rPr>
          <w:t>”</w:t>
        </w:r>
      </w:ins>
      <w:r>
        <w:rPr>
          <w:rStyle w:val="VerbatimChar"/>
        </w:rPr>
        <w:t xml:space="preserve">, </w:t>
      </w:r>
      <w:del w:id="240" w:author="Sanne Smith" w:date="2021-05-09T17:21:00Z">
        <w:r w:rsidDel="00536E8A">
          <w:rPr>
            <w:rStyle w:val="VerbatimChar"/>
          </w:rPr>
          <w:delText>"</w:delText>
        </w:r>
      </w:del>
      <w:ins w:id="241" w:author="Sanne Smith" w:date="2021-05-09T17:21:00Z">
        <w:r w:rsidR="00536E8A">
          <w:rPr>
            <w:rStyle w:val="VerbatimChar"/>
          </w:rPr>
          <w:t>“</w:t>
        </w:r>
      </w:ins>
      <w:r>
        <w:rPr>
          <w:rStyle w:val="VerbatimChar"/>
        </w:rPr>
        <w:t>Pass</w:t>
      </w:r>
      <w:del w:id="242" w:author="Sanne Smith" w:date="2021-05-09T17:21:00Z">
        <w:r w:rsidDel="00536E8A">
          <w:rPr>
            <w:rStyle w:val="VerbatimChar"/>
          </w:rPr>
          <w:delText>"</w:delText>
        </w:r>
      </w:del>
      <w:ins w:id="243" w:author="Sanne Smith" w:date="2021-05-09T17:21:00Z">
        <w:r w:rsidR="00536E8A">
          <w:rPr>
            <w:rStyle w:val="VerbatimChar"/>
          </w:rPr>
          <w:t>”</w:t>
        </w:r>
      </w:ins>
      <w:r>
        <w:rPr>
          <w:rStyle w:val="VerbatimChar"/>
        </w:rPr>
        <w:t xml:space="preserve">, </w:t>
      </w:r>
      <w:del w:id="244" w:author="Sanne Smith" w:date="2021-05-09T17:21:00Z">
        <w:r w:rsidDel="00536E8A">
          <w:rPr>
            <w:rStyle w:val="VerbatimChar"/>
          </w:rPr>
          <w:delText>"</w:delText>
        </w:r>
      </w:del>
      <w:ins w:id="245" w:author="Sanne Smith" w:date="2021-05-09T17:21:00Z">
        <w:r w:rsidR="00536E8A">
          <w:rPr>
            <w:rStyle w:val="VerbatimChar"/>
          </w:rPr>
          <w:t>“</w:t>
        </w:r>
      </w:ins>
      <w:r>
        <w:rPr>
          <w:rStyle w:val="VerbatimChar"/>
        </w:rPr>
        <w:t>Pass</w:t>
      </w:r>
      <w:del w:id="246" w:author="Sanne Smith" w:date="2021-05-09T17:21:00Z">
        <w:r w:rsidDel="00536E8A">
          <w:rPr>
            <w:rStyle w:val="VerbatimChar"/>
          </w:rPr>
          <w:delText>"</w:delText>
        </w:r>
      </w:del>
      <w:ins w:id="247" w:author="Sanne Smith" w:date="2021-05-09T17:21:00Z">
        <w:r w:rsidR="00536E8A">
          <w:rPr>
            <w:rStyle w:val="VerbatimChar"/>
          </w:rPr>
          <w:t>”</w:t>
        </w:r>
      </w:ins>
      <w:r>
        <w:rPr>
          <w:rStyle w:val="VerbatimChar"/>
        </w:rPr>
        <w:t xml:space="preserve">, </w:t>
      </w:r>
      <w:del w:id="248" w:author="Sanne Smith" w:date="2021-05-09T17:21:00Z">
        <w:r w:rsidDel="00536E8A">
          <w:rPr>
            <w:rStyle w:val="VerbatimChar"/>
          </w:rPr>
          <w:delText>"</w:delText>
        </w:r>
      </w:del>
      <w:ins w:id="249" w:author="Sanne Smith" w:date="2021-05-09T17:21:00Z">
        <w:r w:rsidR="00536E8A">
          <w:rPr>
            <w:rStyle w:val="VerbatimChar"/>
          </w:rPr>
          <w:t>“</w:t>
        </w:r>
      </w:ins>
      <w:r>
        <w:rPr>
          <w:rStyle w:val="VerbatimChar"/>
        </w:rPr>
        <w:t>Pass</w:t>
      </w:r>
      <w:del w:id="250" w:author="Sanne Smith" w:date="2021-05-09T17:21:00Z">
        <w:r w:rsidDel="00536E8A">
          <w:rPr>
            <w:rStyle w:val="VerbatimChar"/>
          </w:rPr>
          <w:delText>"</w:delText>
        </w:r>
      </w:del>
      <w:ins w:id="251" w:author="Sanne Smith" w:date="2021-05-09T17:21:00Z">
        <w:r w:rsidR="00536E8A">
          <w:rPr>
            <w:rStyle w:val="VerbatimChar"/>
          </w:rPr>
          <w:t>”</w:t>
        </w:r>
      </w:ins>
      <w:r>
        <w:rPr>
          <w:rStyle w:val="VerbatimChar"/>
        </w:rPr>
        <w:t xml:space="preserve">, </w:t>
      </w:r>
      <w:del w:id="252" w:author="Sanne Smith" w:date="2021-05-09T17:21:00Z">
        <w:r w:rsidDel="00536E8A">
          <w:rPr>
            <w:rStyle w:val="VerbatimChar"/>
          </w:rPr>
          <w:delText>"</w:delText>
        </w:r>
      </w:del>
      <w:ins w:id="253" w:author="Sanne Smith" w:date="2021-05-09T17:21:00Z">
        <w:r w:rsidR="00536E8A">
          <w:rPr>
            <w:rStyle w:val="VerbatimChar"/>
          </w:rPr>
          <w:t>“</w:t>
        </w:r>
      </w:ins>
      <w:r>
        <w:rPr>
          <w:rStyle w:val="VerbatimChar"/>
        </w:rPr>
        <w:t>Pass</w:t>
      </w:r>
      <w:del w:id="254" w:author="Sanne Smith" w:date="2021-05-09T17:21:00Z">
        <w:r w:rsidDel="00536E8A">
          <w:rPr>
            <w:rStyle w:val="VerbatimChar"/>
          </w:rPr>
          <w:delText>"</w:delText>
        </w:r>
      </w:del>
      <w:ins w:id="255" w:author="Sanne Smith" w:date="2021-05-09T17:21:00Z">
        <w:r w:rsidR="00536E8A">
          <w:rPr>
            <w:rStyle w:val="VerbatimChar"/>
          </w:rPr>
          <w:t>”</w:t>
        </w:r>
      </w:ins>
      <w:r>
        <w:rPr>
          <w:rStyle w:val="VerbatimChar"/>
        </w:rPr>
        <w:t xml:space="preserve">, </w:t>
      </w:r>
      <w:del w:id="256" w:author="Sanne Smith" w:date="2021-05-09T17:21:00Z">
        <w:r w:rsidDel="00536E8A">
          <w:rPr>
            <w:rStyle w:val="VerbatimChar"/>
          </w:rPr>
          <w:delText>"</w:delText>
        </w:r>
      </w:del>
      <w:ins w:id="257" w:author="Sanne Smith" w:date="2021-05-09T17:21:00Z">
        <w:r w:rsidR="00536E8A">
          <w:rPr>
            <w:rStyle w:val="VerbatimChar"/>
          </w:rPr>
          <w:t>“</w:t>
        </w:r>
      </w:ins>
      <w:r>
        <w:rPr>
          <w:rStyle w:val="VerbatimChar"/>
        </w:rPr>
        <w:t>Pass</w:t>
      </w:r>
      <w:del w:id="258" w:author="Sanne Smith" w:date="2021-05-09T17:21:00Z">
        <w:r w:rsidDel="00536E8A">
          <w:rPr>
            <w:rStyle w:val="VerbatimChar"/>
          </w:rPr>
          <w:delText>"</w:delText>
        </w:r>
      </w:del>
      <w:ins w:id="259" w:author="Sanne Smith" w:date="2021-05-09T17:21:00Z">
        <w:r w:rsidR="00536E8A">
          <w:rPr>
            <w:rStyle w:val="VerbatimChar"/>
          </w:rPr>
          <w:t>”</w:t>
        </w:r>
      </w:ins>
      <w:r>
        <w:rPr>
          <w:rStyle w:val="VerbatimChar"/>
        </w:rPr>
        <w:t xml:space="preserve">, </w:t>
      </w:r>
      <w:del w:id="260" w:author="Sanne Smith" w:date="2021-05-09T17:21:00Z">
        <w:r w:rsidDel="00536E8A">
          <w:rPr>
            <w:rStyle w:val="VerbatimChar"/>
          </w:rPr>
          <w:delText>"</w:delText>
        </w:r>
      </w:del>
      <w:ins w:id="261" w:author="Sanne Smith" w:date="2021-05-09T17:21:00Z">
        <w:r w:rsidR="00536E8A">
          <w:rPr>
            <w:rStyle w:val="VerbatimChar"/>
          </w:rPr>
          <w:t>“</w:t>
        </w:r>
      </w:ins>
      <w:r>
        <w:rPr>
          <w:rStyle w:val="VerbatimChar"/>
        </w:rPr>
        <w:t>~</w:t>
      </w:r>
      <w:r>
        <w:br/>
      </w:r>
      <w:r>
        <w:rPr>
          <w:rStyle w:val="VerbatimChar"/>
        </w:rPr>
        <w:t>## $ id_assessment        &lt;dbl&gt; 1752, 1753, 1754, 1755, 1756, 1752, 1753, 1754, 1~</w:t>
      </w:r>
      <w:r>
        <w:br/>
      </w:r>
      <w:r>
        <w:rPr>
          <w:rStyle w:val="VerbatimChar"/>
        </w:rPr>
        <w:t xml:space="preserve">## $ assessment_type      &lt;chr&gt; </w:t>
      </w:r>
      <w:del w:id="262" w:author="Sanne Smith" w:date="2021-05-09T17:21:00Z">
        <w:r w:rsidDel="00536E8A">
          <w:rPr>
            <w:rStyle w:val="VerbatimChar"/>
          </w:rPr>
          <w:delText>"</w:delText>
        </w:r>
      </w:del>
      <w:ins w:id="263" w:author="Sanne Smith" w:date="2021-05-09T17:21:00Z">
        <w:r w:rsidR="00536E8A">
          <w:rPr>
            <w:rStyle w:val="VerbatimChar"/>
          </w:rPr>
          <w:t>“</w:t>
        </w:r>
      </w:ins>
      <w:r>
        <w:rPr>
          <w:rStyle w:val="VerbatimChar"/>
        </w:rPr>
        <w:t>TMA</w:t>
      </w:r>
      <w:del w:id="264" w:author="Sanne Smith" w:date="2021-05-09T17:21:00Z">
        <w:r w:rsidDel="00536E8A">
          <w:rPr>
            <w:rStyle w:val="VerbatimChar"/>
          </w:rPr>
          <w:delText>"</w:delText>
        </w:r>
      </w:del>
      <w:ins w:id="265" w:author="Sanne Smith" w:date="2021-05-09T17:21:00Z">
        <w:r w:rsidR="00536E8A">
          <w:rPr>
            <w:rStyle w:val="VerbatimChar"/>
          </w:rPr>
          <w:t>”</w:t>
        </w:r>
      </w:ins>
      <w:r>
        <w:rPr>
          <w:rStyle w:val="VerbatimChar"/>
        </w:rPr>
        <w:t xml:space="preserve">, </w:t>
      </w:r>
      <w:del w:id="266" w:author="Sanne Smith" w:date="2021-05-09T17:21:00Z">
        <w:r w:rsidDel="00536E8A">
          <w:rPr>
            <w:rStyle w:val="VerbatimChar"/>
          </w:rPr>
          <w:delText>"</w:delText>
        </w:r>
      </w:del>
      <w:ins w:id="267" w:author="Sanne Smith" w:date="2021-05-09T17:21:00Z">
        <w:r w:rsidR="00536E8A">
          <w:rPr>
            <w:rStyle w:val="VerbatimChar"/>
          </w:rPr>
          <w:t>“</w:t>
        </w:r>
      </w:ins>
      <w:r>
        <w:rPr>
          <w:rStyle w:val="VerbatimChar"/>
        </w:rPr>
        <w:t>TMA</w:t>
      </w:r>
      <w:del w:id="268" w:author="Sanne Smith" w:date="2021-05-09T17:21:00Z">
        <w:r w:rsidDel="00536E8A">
          <w:rPr>
            <w:rStyle w:val="VerbatimChar"/>
          </w:rPr>
          <w:delText>"</w:delText>
        </w:r>
      </w:del>
      <w:ins w:id="269" w:author="Sanne Smith" w:date="2021-05-09T17:21:00Z">
        <w:r w:rsidR="00536E8A">
          <w:rPr>
            <w:rStyle w:val="VerbatimChar"/>
          </w:rPr>
          <w:t>”</w:t>
        </w:r>
      </w:ins>
      <w:r>
        <w:rPr>
          <w:rStyle w:val="VerbatimChar"/>
        </w:rPr>
        <w:t xml:space="preserve">, </w:t>
      </w:r>
      <w:del w:id="270" w:author="Sanne Smith" w:date="2021-05-09T17:21:00Z">
        <w:r w:rsidDel="00536E8A">
          <w:rPr>
            <w:rStyle w:val="VerbatimChar"/>
          </w:rPr>
          <w:delText>"</w:delText>
        </w:r>
      </w:del>
      <w:ins w:id="271" w:author="Sanne Smith" w:date="2021-05-09T17:21:00Z">
        <w:r w:rsidR="00536E8A">
          <w:rPr>
            <w:rStyle w:val="VerbatimChar"/>
          </w:rPr>
          <w:t>“</w:t>
        </w:r>
      </w:ins>
      <w:r>
        <w:rPr>
          <w:rStyle w:val="VerbatimChar"/>
        </w:rPr>
        <w:t>TMA</w:t>
      </w:r>
      <w:del w:id="272" w:author="Sanne Smith" w:date="2021-05-09T17:21:00Z">
        <w:r w:rsidDel="00536E8A">
          <w:rPr>
            <w:rStyle w:val="VerbatimChar"/>
          </w:rPr>
          <w:delText>"</w:delText>
        </w:r>
      </w:del>
      <w:ins w:id="273" w:author="Sanne Smith" w:date="2021-05-09T17:21:00Z">
        <w:r w:rsidR="00536E8A">
          <w:rPr>
            <w:rStyle w:val="VerbatimChar"/>
          </w:rPr>
          <w:t>”</w:t>
        </w:r>
      </w:ins>
      <w:r>
        <w:rPr>
          <w:rStyle w:val="VerbatimChar"/>
        </w:rPr>
        <w:t xml:space="preserve">, </w:t>
      </w:r>
      <w:del w:id="274" w:author="Sanne Smith" w:date="2021-05-09T17:21:00Z">
        <w:r w:rsidDel="00536E8A">
          <w:rPr>
            <w:rStyle w:val="VerbatimChar"/>
          </w:rPr>
          <w:delText>"</w:delText>
        </w:r>
      </w:del>
      <w:ins w:id="275" w:author="Sanne Smith" w:date="2021-05-09T17:21:00Z">
        <w:r w:rsidR="00536E8A">
          <w:rPr>
            <w:rStyle w:val="VerbatimChar"/>
          </w:rPr>
          <w:t>“</w:t>
        </w:r>
      </w:ins>
      <w:r>
        <w:rPr>
          <w:rStyle w:val="VerbatimChar"/>
        </w:rPr>
        <w:t>TMA</w:t>
      </w:r>
      <w:del w:id="276" w:author="Sanne Smith" w:date="2021-05-09T17:21:00Z">
        <w:r w:rsidDel="00536E8A">
          <w:rPr>
            <w:rStyle w:val="VerbatimChar"/>
          </w:rPr>
          <w:delText>"</w:delText>
        </w:r>
      </w:del>
      <w:ins w:id="277" w:author="Sanne Smith" w:date="2021-05-09T17:21:00Z">
        <w:r w:rsidR="00536E8A">
          <w:rPr>
            <w:rStyle w:val="VerbatimChar"/>
          </w:rPr>
          <w:t>”</w:t>
        </w:r>
      </w:ins>
      <w:r>
        <w:rPr>
          <w:rStyle w:val="VerbatimChar"/>
        </w:rPr>
        <w:t xml:space="preserve">, </w:t>
      </w:r>
      <w:del w:id="278" w:author="Sanne Smith" w:date="2021-05-09T17:21:00Z">
        <w:r w:rsidDel="00536E8A">
          <w:rPr>
            <w:rStyle w:val="VerbatimChar"/>
          </w:rPr>
          <w:delText>"</w:delText>
        </w:r>
      </w:del>
      <w:ins w:id="279" w:author="Sanne Smith" w:date="2021-05-09T17:21:00Z">
        <w:r w:rsidR="00536E8A">
          <w:rPr>
            <w:rStyle w:val="VerbatimChar"/>
          </w:rPr>
          <w:t>“</w:t>
        </w:r>
      </w:ins>
      <w:r>
        <w:rPr>
          <w:rStyle w:val="VerbatimChar"/>
        </w:rPr>
        <w:t>TMA</w:t>
      </w:r>
      <w:del w:id="280" w:author="Sanne Smith" w:date="2021-05-09T17:21:00Z">
        <w:r w:rsidDel="00536E8A">
          <w:rPr>
            <w:rStyle w:val="VerbatimChar"/>
          </w:rPr>
          <w:delText>"</w:delText>
        </w:r>
      </w:del>
      <w:ins w:id="281" w:author="Sanne Smith" w:date="2021-05-09T17:21:00Z">
        <w:r w:rsidR="00536E8A">
          <w:rPr>
            <w:rStyle w:val="VerbatimChar"/>
          </w:rPr>
          <w:t>”</w:t>
        </w:r>
      </w:ins>
      <w:r>
        <w:rPr>
          <w:rStyle w:val="VerbatimChar"/>
        </w:rPr>
        <w:t xml:space="preserve">, </w:t>
      </w:r>
      <w:del w:id="282" w:author="Sanne Smith" w:date="2021-05-09T17:21:00Z">
        <w:r w:rsidDel="00536E8A">
          <w:rPr>
            <w:rStyle w:val="VerbatimChar"/>
          </w:rPr>
          <w:delText>"</w:delText>
        </w:r>
      </w:del>
      <w:ins w:id="283" w:author="Sanne Smith" w:date="2021-05-09T17:21:00Z">
        <w:r w:rsidR="00536E8A">
          <w:rPr>
            <w:rStyle w:val="VerbatimChar"/>
          </w:rPr>
          <w:t>“</w:t>
        </w:r>
      </w:ins>
      <w:r>
        <w:rPr>
          <w:rStyle w:val="VerbatimChar"/>
        </w:rPr>
        <w:t>TMA", "TMA", ~</w:t>
      </w:r>
      <w:r>
        <w:br/>
      </w:r>
      <w:r>
        <w:rPr>
          <w:rStyle w:val="VerbatimChar"/>
        </w:rPr>
        <w:t>## $ date                 &lt;dbl&gt; 19, 54, 117, 166, 215, 19, 54, 117, 166, 215, NA,~</w:t>
      </w:r>
      <w:r>
        <w:br/>
      </w:r>
      <w:r>
        <w:rPr>
          <w:rStyle w:val="VerbatimChar"/>
        </w:rPr>
        <w:t>## $ weight               &lt;dbl&gt; 10, 20, 20, 20, 30, 10, 20, 20, 20, 30, NA, 10, 2~</w:t>
      </w:r>
      <w:r>
        <w:br/>
      </w:r>
      <w:r>
        <w:rPr>
          <w:rStyle w:val="VerbatimChar"/>
        </w:rPr>
        <w:t>## $ date_submitted       &lt;dbl&gt; 18, 53, 115, 164, 212, 22, 52, 121, 164, 212, NA,~</w:t>
      </w:r>
      <w:r>
        <w:br/>
      </w:r>
      <w:r>
        <w:rPr>
          <w:rStyle w:val="VerbatimChar"/>
        </w:rPr>
        <w:t>## $ is_banked            &lt;dbl&gt; 0, 0, 0, 0, 0, 0, 0, 0, 0, 0, NA, 0, 0, 0, 0, 0, ~</w:t>
      </w:r>
      <w:r>
        <w:br/>
      </w:r>
      <w:r>
        <w:rPr>
          <w:rStyle w:val="VerbatimChar"/>
        </w:rPr>
        <w:t>## $ score                &lt;dbl&gt; 78, 85, 80, 85, 82, 70, 68, 70, 64, 60, NA, 72, 7~</w:t>
      </w:r>
    </w:p>
    <w:p w14:paraId="0F2CEEBB" w14:textId="77777777" w:rsidR="004113E9" w:rsidRDefault="00BB0DCE">
      <w:pPr>
        <w:pStyle w:val="SourceCode"/>
      </w:pPr>
      <w:r>
        <w:rPr>
          <w:rStyle w:val="KeywordTok"/>
        </w:rPr>
        <w:t>table</w:t>
      </w:r>
      <w:r>
        <w:rPr>
          <w:rStyle w:val="NormalTok"/>
        </w:rPr>
        <w:t>(d</w:t>
      </w:r>
      <w:r>
        <w:rPr>
          <w:rStyle w:val="OperatorTok"/>
        </w:rPr>
        <w:t>$</w:t>
      </w:r>
      <w:r>
        <w:rPr>
          <w:rStyle w:val="NormalTok"/>
        </w:rPr>
        <w:t xml:space="preserve">final_result) </w:t>
      </w:r>
      <w:r>
        <w:rPr>
          <w:rStyle w:val="CommentTok"/>
        </w:rPr>
        <w:t xml:space="preserve">#Not binary </w:t>
      </w:r>
    </w:p>
    <w:p w14:paraId="49CF2D50" w14:textId="77777777" w:rsidR="004113E9" w:rsidRDefault="00BB0DCE">
      <w:pPr>
        <w:pStyle w:val="SourceCode"/>
      </w:pPr>
      <w:r>
        <w:rPr>
          <w:rStyle w:val="VerbatimChar"/>
        </w:rPr>
        <w:t xml:space="preserve">## </w:t>
      </w:r>
      <w:r>
        <w:br/>
      </w:r>
      <w:r>
        <w:rPr>
          <w:rStyle w:val="VerbatimChar"/>
        </w:rPr>
        <w:t xml:space="preserve">## Distinction        Fail        Pass   Withdrawn </w:t>
      </w:r>
      <w:r>
        <w:br/>
      </w:r>
      <w:r>
        <w:rPr>
          <w:rStyle w:val="VerbatimChar"/>
        </w:rPr>
        <w:t>##       26330       29750      106024       18558</w:t>
      </w:r>
    </w:p>
    <w:p w14:paraId="2C0A2470" w14:textId="77777777" w:rsidR="004113E9" w:rsidRDefault="00BB0DCE">
      <w:pPr>
        <w:pStyle w:val="SourceCode"/>
      </w:pPr>
      <w:r>
        <w:rPr>
          <w:rStyle w:val="KeywordTok"/>
        </w:rPr>
        <w:t>table</w:t>
      </w:r>
      <w:r>
        <w:rPr>
          <w:rStyle w:val="NormalTok"/>
        </w:rPr>
        <w:t>(d</w:t>
      </w:r>
      <w:r>
        <w:rPr>
          <w:rStyle w:val="OperatorTok"/>
        </w:rPr>
        <w:t>$</w:t>
      </w:r>
      <w:r>
        <w:rPr>
          <w:rStyle w:val="NormalTok"/>
        </w:rPr>
        <w:t xml:space="preserve">gender) </w:t>
      </w:r>
      <w:r>
        <w:rPr>
          <w:rStyle w:val="CommentTok"/>
        </w:rPr>
        <w:t xml:space="preserve">#binary </w:t>
      </w:r>
    </w:p>
    <w:p w14:paraId="1C24B661" w14:textId="77777777" w:rsidR="004113E9" w:rsidRDefault="00BB0DCE">
      <w:pPr>
        <w:pStyle w:val="SourceCode"/>
      </w:pPr>
      <w:r>
        <w:rPr>
          <w:rStyle w:val="VerbatimChar"/>
        </w:rPr>
        <w:t xml:space="preserve">## </w:t>
      </w:r>
      <w:r>
        <w:br/>
      </w:r>
      <w:r>
        <w:rPr>
          <w:rStyle w:val="VerbatimChar"/>
        </w:rPr>
        <w:t xml:space="preserve">##     F     M </w:t>
      </w:r>
      <w:r>
        <w:br/>
      </w:r>
      <w:r>
        <w:rPr>
          <w:rStyle w:val="VerbatimChar"/>
        </w:rPr>
        <w:t>## 83131 97531</w:t>
      </w:r>
    </w:p>
    <w:p w14:paraId="47756AF9" w14:textId="77777777" w:rsidR="004113E9" w:rsidRDefault="00BB0DCE">
      <w:pPr>
        <w:pStyle w:val="SourceCode"/>
      </w:pPr>
      <w:r>
        <w:rPr>
          <w:rStyle w:val="KeywordTok"/>
        </w:rPr>
        <w:lastRenderedPageBreak/>
        <w:t>table</w:t>
      </w:r>
      <w:r>
        <w:rPr>
          <w:rStyle w:val="NormalTok"/>
        </w:rPr>
        <w:t>(d</w:t>
      </w:r>
      <w:r>
        <w:rPr>
          <w:rStyle w:val="OperatorTok"/>
        </w:rPr>
        <w:t>$</w:t>
      </w:r>
      <w:r>
        <w:rPr>
          <w:rStyle w:val="NormalTok"/>
        </w:rPr>
        <w:t xml:space="preserve">disability) </w:t>
      </w:r>
      <w:r>
        <w:rPr>
          <w:rStyle w:val="CommentTok"/>
        </w:rPr>
        <w:t>#binary</w:t>
      </w:r>
    </w:p>
    <w:p w14:paraId="7E95B416" w14:textId="77777777" w:rsidR="004113E9" w:rsidRDefault="00BB0DCE">
      <w:pPr>
        <w:pStyle w:val="SourceCode"/>
      </w:pPr>
      <w:r>
        <w:rPr>
          <w:rStyle w:val="VerbatimChar"/>
        </w:rPr>
        <w:t xml:space="preserve">## </w:t>
      </w:r>
      <w:r>
        <w:br/>
      </w:r>
      <w:r>
        <w:rPr>
          <w:rStyle w:val="VerbatimChar"/>
        </w:rPr>
        <w:t xml:space="preserve">##      N      Y </w:t>
      </w:r>
      <w:r>
        <w:br/>
      </w:r>
      <w:r>
        <w:rPr>
          <w:rStyle w:val="VerbatimChar"/>
        </w:rPr>
        <w:t>## 164733  15929</w:t>
      </w:r>
    </w:p>
    <w:p w14:paraId="502AA3D5" w14:textId="77777777" w:rsidR="004113E9" w:rsidRDefault="00BB0DCE">
      <w:pPr>
        <w:pStyle w:val="SourceCode"/>
      </w:pPr>
      <w:r>
        <w:rPr>
          <w:rStyle w:val="KeywordTok"/>
        </w:rPr>
        <w:t>table</w:t>
      </w:r>
      <w:r>
        <w:rPr>
          <w:rStyle w:val="NormalTok"/>
        </w:rPr>
        <w:t>(d</w:t>
      </w:r>
      <w:r>
        <w:rPr>
          <w:rStyle w:val="OperatorTok"/>
        </w:rPr>
        <w:t>$</w:t>
      </w:r>
      <w:r>
        <w:rPr>
          <w:rStyle w:val="NormalTok"/>
        </w:rPr>
        <w:t xml:space="preserve">num_of_prev_attempts) </w:t>
      </w:r>
      <w:r>
        <w:rPr>
          <w:rStyle w:val="CommentTok"/>
        </w:rPr>
        <w:t xml:space="preserve">#could be interesting other variable to look at </w:t>
      </w:r>
    </w:p>
    <w:p w14:paraId="0EDBF554" w14:textId="77777777" w:rsidR="004113E9" w:rsidRDefault="00BB0DCE">
      <w:pPr>
        <w:pStyle w:val="SourceCode"/>
      </w:pPr>
      <w:r>
        <w:rPr>
          <w:rStyle w:val="VerbatimChar"/>
        </w:rPr>
        <w:t xml:space="preserve">## </w:t>
      </w:r>
      <w:r>
        <w:br/>
      </w:r>
      <w:r>
        <w:rPr>
          <w:rStyle w:val="VerbatimChar"/>
        </w:rPr>
        <w:t xml:space="preserve">##      0      1      2      3      4      5      6 </w:t>
      </w:r>
      <w:r>
        <w:br/>
      </w:r>
      <w:r>
        <w:rPr>
          <w:rStyle w:val="VerbatimChar"/>
        </w:rPr>
        <w:t>## 159492  17040   3268    623    181     43     15</w:t>
      </w:r>
    </w:p>
    <w:p w14:paraId="275F4DEA" w14:textId="0F8FF93F" w:rsidR="004113E9" w:rsidRDefault="00BB0DCE">
      <w:pPr>
        <w:pStyle w:val="SourceCode"/>
      </w:pPr>
      <w:r>
        <w:rPr>
          <w:rStyle w:val="KeywordTok"/>
        </w:rPr>
        <w:t>skim</w:t>
      </w:r>
      <w:r>
        <w:rPr>
          <w:rStyle w:val="NormalTok"/>
        </w:rPr>
        <w:t>(d)</w:t>
      </w:r>
      <w:ins w:id="284" w:author="Sanne Smith" w:date="2021-05-09T10:13:00Z">
        <w:r w:rsidR="00112300">
          <w:rPr>
            <w:rStyle w:val="NormalTok"/>
          </w:rPr>
          <w:t xml:space="preserve"> what a nice function! I</w:t>
        </w:r>
      </w:ins>
      <w:ins w:id="285" w:author="Sanne Smith" w:date="2021-05-09T10:14:00Z">
        <w:r w:rsidR="00112300">
          <w:rPr>
            <w:rStyle w:val="NormalTok"/>
          </w:rPr>
          <w:t xml:space="preserve"> gotta remember that one myself!</w:t>
        </w:r>
      </w:ins>
    </w:p>
    <w:p w14:paraId="0E3CDEE8" w14:textId="77777777" w:rsidR="004113E9" w:rsidRDefault="00BB0DCE">
      <w:pPr>
        <w:pStyle w:val="TableCaption"/>
      </w:pPr>
      <w:r>
        <w:t>Data summary</w:t>
      </w:r>
    </w:p>
    <w:tbl>
      <w:tblPr>
        <w:tblStyle w:val="Table"/>
        <w:tblW w:w="0" w:type="pct"/>
        <w:tblLook w:val="07C0" w:firstRow="0" w:lastRow="1" w:firstColumn="1" w:lastColumn="1" w:noHBand="1" w:noVBand="1"/>
      </w:tblPr>
      <w:tblGrid>
        <w:gridCol w:w="2662"/>
        <w:gridCol w:w="1014"/>
      </w:tblGrid>
      <w:tr w:rsidR="004113E9" w14:paraId="4D8D8975" w14:textId="77777777">
        <w:tc>
          <w:tcPr>
            <w:tcW w:w="0" w:type="auto"/>
          </w:tcPr>
          <w:p w14:paraId="5040160A" w14:textId="77777777" w:rsidR="004113E9" w:rsidRDefault="00BB0DCE">
            <w:pPr>
              <w:pStyle w:val="Compact"/>
            </w:pPr>
            <w:r>
              <w:t>Name</w:t>
            </w:r>
          </w:p>
        </w:tc>
        <w:tc>
          <w:tcPr>
            <w:tcW w:w="0" w:type="auto"/>
          </w:tcPr>
          <w:p w14:paraId="459A5A78" w14:textId="77777777" w:rsidR="004113E9" w:rsidRDefault="00BB0DCE">
            <w:pPr>
              <w:pStyle w:val="Compact"/>
            </w:pPr>
            <w:r>
              <w:t>d</w:t>
            </w:r>
          </w:p>
        </w:tc>
      </w:tr>
      <w:tr w:rsidR="004113E9" w14:paraId="19490E3F" w14:textId="77777777">
        <w:tc>
          <w:tcPr>
            <w:tcW w:w="0" w:type="auto"/>
          </w:tcPr>
          <w:p w14:paraId="49DF1B81" w14:textId="77777777" w:rsidR="004113E9" w:rsidRDefault="00BB0DCE">
            <w:pPr>
              <w:pStyle w:val="Compact"/>
            </w:pPr>
            <w:r>
              <w:t>Number of rows</w:t>
            </w:r>
          </w:p>
        </w:tc>
        <w:tc>
          <w:tcPr>
            <w:tcW w:w="0" w:type="auto"/>
          </w:tcPr>
          <w:p w14:paraId="0F2F0114" w14:textId="77777777" w:rsidR="004113E9" w:rsidRDefault="00BB0DCE">
            <w:pPr>
              <w:pStyle w:val="Compact"/>
            </w:pPr>
            <w:r>
              <w:t>180662</w:t>
            </w:r>
          </w:p>
        </w:tc>
      </w:tr>
      <w:tr w:rsidR="004113E9" w14:paraId="088AB642" w14:textId="77777777">
        <w:tc>
          <w:tcPr>
            <w:tcW w:w="0" w:type="auto"/>
          </w:tcPr>
          <w:p w14:paraId="22B44049" w14:textId="77777777" w:rsidR="004113E9" w:rsidRDefault="00BB0DCE">
            <w:pPr>
              <w:pStyle w:val="Compact"/>
            </w:pPr>
            <w:r>
              <w:t>Number of columns</w:t>
            </w:r>
          </w:p>
        </w:tc>
        <w:tc>
          <w:tcPr>
            <w:tcW w:w="0" w:type="auto"/>
          </w:tcPr>
          <w:p w14:paraId="7812E93D" w14:textId="77777777" w:rsidR="004113E9" w:rsidRDefault="00BB0DCE">
            <w:pPr>
              <w:pStyle w:val="Compact"/>
            </w:pPr>
            <w:r>
              <w:t>19</w:t>
            </w:r>
          </w:p>
        </w:tc>
      </w:tr>
      <w:tr w:rsidR="004113E9" w14:paraId="78D6EEB5" w14:textId="77777777">
        <w:tc>
          <w:tcPr>
            <w:tcW w:w="0" w:type="auto"/>
          </w:tcPr>
          <w:p w14:paraId="4C7EC76F" w14:textId="77777777" w:rsidR="004113E9" w:rsidRDefault="00BB0DCE">
            <w:pPr>
              <w:pStyle w:val="Compact"/>
            </w:pPr>
            <w:r>
              <w:t>_______________________</w:t>
            </w:r>
          </w:p>
        </w:tc>
        <w:tc>
          <w:tcPr>
            <w:tcW w:w="0" w:type="auto"/>
          </w:tcPr>
          <w:p w14:paraId="36B5D5C6" w14:textId="77777777" w:rsidR="004113E9" w:rsidRDefault="004113E9"/>
        </w:tc>
      </w:tr>
      <w:tr w:rsidR="004113E9" w14:paraId="64A1DAF0" w14:textId="77777777">
        <w:tc>
          <w:tcPr>
            <w:tcW w:w="0" w:type="auto"/>
          </w:tcPr>
          <w:p w14:paraId="68909787" w14:textId="77777777" w:rsidR="004113E9" w:rsidRDefault="00BB0DCE">
            <w:pPr>
              <w:pStyle w:val="Compact"/>
            </w:pPr>
            <w:r>
              <w:t>Column type frequency:</w:t>
            </w:r>
          </w:p>
        </w:tc>
        <w:tc>
          <w:tcPr>
            <w:tcW w:w="0" w:type="auto"/>
          </w:tcPr>
          <w:p w14:paraId="0E1206F7" w14:textId="77777777" w:rsidR="004113E9" w:rsidRDefault="004113E9"/>
        </w:tc>
      </w:tr>
      <w:tr w:rsidR="004113E9" w14:paraId="6B4031DB" w14:textId="77777777">
        <w:tc>
          <w:tcPr>
            <w:tcW w:w="0" w:type="auto"/>
          </w:tcPr>
          <w:p w14:paraId="305925A5" w14:textId="77777777" w:rsidR="004113E9" w:rsidRDefault="00BB0DCE">
            <w:pPr>
              <w:pStyle w:val="Compact"/>
            </w:pPr>
            <w:r>
              <w:t>character</w:t>
            </w:r>
          </w:p>
        </w:tc>
        <w:tc>
          <w:tcPr>
            <w:tcW w:w="0" w:type="auto"/>
          </w:tcPr>
          <w:p w14:paraId="6705F977" w14:textId="77777777" w:rsidR="004113E9" w:rsidRDefault="00BB0DCE">
            <w:pPr>
              <w:pStyle w:val="Compact"/>
            </w:pPr>
            <w:r>
              <w:t>10</w:t>
            </w:r>
          </w:p>
        </w:tc>
      </w:tr>
      <w:tr w:rsidR="004113E9" w14:paraId="7C516500" w14:textId="77777777">
        <w:tc>
          <w:tcPr>
            <w:tcW w:w="0" w:type="auto"/>
          </w:tcPr>
          <w:p w14:paraId="18C5806B" w14:textId="77777777" w:rsidR="004113E9" w:rsidRDefault="00BB0DCE">
            <w:pPr>
              <w:pStyle w:val="Compact"/>
            </w:pPr>
            <w:r>
              <w:t>numeric</w:t>
            </w:r>
          </w:p>
        </w:tc>
        <w:tc>
          <w:tcPr>
            <w:tcW w:w="0" w:type="auto"/>
          </w:tcPr>
          <w:p w14:paraId="6BDC4509" w14:textId="77777777" w:rsidR="004113E9" w:rsidRDefault="00BB0DCE">
            <w:pPr>
              <w:pStyle w:val="Compact"/>
            </w:pPr>
            <w:r>
              <w:t>9</w:t>
            </w:r>
          </w:p>
        </w:tc>
      </w:tr>
      <w:tr w:rsidR="004113E9" w14:paraId="387AACD0" w14:textId="77777777">
        <w:tc>
          <w:tcPr>
            <w:tcW w:w="0" w:type="auto"/>
          </w:tcPr>
          <w:p w14:paraId="599C9F38" w14:textId="77777777" w:rsidR="004113E9" w:rsidRDefault="00BB0DCE">
            <w:pPr>
              <w:pStyle w:val="Compact"/>
            </w:pPr>
            <w:r>
              <w:t>________________________</w:t>
            </w:r>
          </w:p>
        </w:tc>
        <w:tc>
          <w:tcPr>
            <w:tcW w:w="0" w:type="auto"/>
          </w:tcPr>
          <w:p w14:paraId="689508AC" w14:textId="77777777" w:rsidR="004113E9" w:rsidRDefault="004113E9"/>
        </w:tc>
      </w:tr>
      <w:tr w:rsidR="004113E9" w14:paraId="31A84FF8" w14:textId="77777777">
        <w:tc>
          <w:tcPr>
            <w:tcW w:w="0" w:type="auto"/>
          </w:tcPr>
          <w:p w14:paraId="55448AD7" w14:textId="77777777" w:rsidR="004113E9" w:rsidRDefault="00BB0DCE">
            <w:pPr>
              <w:pStyle w:val="Compact"/>
            </w:pPr>
            <w:r>
              <w:t>Group variables</w:t>
            </w:r>
          </w:p>
        </w:tc>
        <w:tc>
          <w:tcPr>
            <w:tcW w:w="0" w:type="auto"/>
          </w:tcPr>
          <w:p w14:paraId="418F4DCC" w14:textId="77777777" w:rsidR="004113E9" w:rsidRDefault="00BB0DCE">
            <w:pPr>
              <w:pStyle w:val="Compact"/>
            </w:pPr>
            <w:r>
              <w:t>None</w:t>
            </w:r>
          </w:p>
        </w:tc>
      </w:tr>
    </w:tbl>
    <w:p w14:paraId="2110B42A" w14:textId="77777777" w:rsidR="004113E9" w:rsidRDefault="00BB0DCE">
      <w:pPr>
        <w:pStyle w:val="BodyText"/>
      </w:pPr>
      <w:r>
        <w:rPr>
          <w:b/>
        </w:rPr>
        <w:t>Variable type: character</w:t>
      </w:r>
    </w:p>
    <w:tbl>
      <w:tblPr>
        <w:tblStyle w:val="Table"/>
        <w:tblW w:w="5132" w:type="pct"/>
        <w:tblLook w:val="07E0" w:firstRow="1" w:lastRow="1" w:firstColumn="1" w:lastColumn="1" w:noHBand="1" w:noVBand="1"/>
      </w:tblPr>
      <w:tblGrid>
        <w:gridCol w:w="2100"/>
        <w:gridCol w:w="1231"/>
        <w:gridCol w:w="1667"/>
        <w:gridCol w:w="617"/>
        <w:gridCol w:w="649"/>
        <w:gridCol w:w="869"/>
        <w:gridCol w:w="1153"/>
        <w:gridCol w:w="1376"/>
      </w:tblGrid>
      <w:tr w:rsidR="004113E9" w14:paraId="57A601C9" w14:textId="77777777" w:rsidTr="002A6B03">
        <w:tc>
          <w:tcPr>
            <w:tcW w:w="0" w:type="auto"/>
            <w:tcBorders>
              <w:bottom w:val="single" w:sz="0" w:space="0" w:color="auto"/>
            </w:tcBorders>
            <w:vAlign w:val="bottom"/>
          </w:tcPr>
          <w:p w14:paraId="18DC6549" w14:textId="77777777" w:rsidR="004113E9" w:rsidRDefault="00BB0DCE">
            <w:pPr>
              <w:pStyle w:val="Compact"/>
            </w:pPr>
            <w:r>
              <w:t>skim_variable</w:t>
            </w:r>
          </w:p>
        </w:tc>
        <w:tc>
          <w:tcPr>
            <w:tcW w:w="0" w:type="auto"/>
            <w:tcBorders>
              <w:bottom w:val="single" w:sz="0" w:space="0" w:color="auto"/>
            </w:tcBorders>
            <w:vAlign w:val="bottom"/>
          </w:tcPr>
          <w:p w14:paraId="5A265392" w14:textId="77777777" w:rsidR="004113E9" w:rsidRDefault="00BB0DCE">
            <w:pPr>
              <w:pStyle w:val="Compact"/>
              <w:jc w:val="right"/>
            </w:pPr>
            <w:r>
              <w:t>n_missing</w:t>
            </w:r>
          </w:p>
        </w:tc>
        <w:tc>
          <w:tcPr>
            <w:tcW w:w="0" w:type="auto"/>
            <w:tcBorders>
              <w:bottom w:val="single" w:sz="0" w:space="0" w:color="auto"/>
            </w:tcBorders>
            <w:vAlign w:val="bottom"/>
          </w:tcPr>
          <w:p w14:paraId="0B60EEC5" w14:textId="77777777" w:rsidR="004113E9" w:rsidRDefault="00BB0DCE">
            <w:pPr>
              <w:pStyle w:val="Compact"/>
              <w:jc w:val="right"/>
            </w:pPr>
            <w:r>
              <w:t>complete_rate</w:t>
            </w:r>
          </w:p>
        </w:tc>
        <w:tc>
          <w:tcPr>
            <w:tcW w:w="0" w:type="auto"/>
            <w:tcBorders>
              <w:bottom w:val="single" w:sz="0" w:space="0" w:color="auto"/>
            </w:tcBorders>
            <w:vAlign w:val="bottom"/>
          </w:tcPr>
          <w:p w14:paraId="20B4B02B" w14:textId="77777777" w:rsidR="004113E9" w:rsidRDefault="00BB0DCE">
            <w:pPr>
              <w:pStyle w:val="Compact"/>
              <w:jc w:val="right"/>
            </w:pPr>
            <w:r>
              <w:t>min</w:t>
            </w:r>
          </w:p>
        </w:tc>
        <w:tc>
          <w:tcPr>
            <w:tcW w:w="0" w:type="auto"/>
            <w:tcBorders>
              <w:bottom w:val="single" w:sz="0" w:space="0" w:color="auto"/>
            </w:tcBorders>
            <w:vAlign w:val="bottom"/>
          </w:tcPr>
          <w:p w14:paraId="4ED728BA" w14:textId="77777777" w:rsidR="004113E9" w:rsidRDefault="00BB0DCE">
            <w:pPr>
              <w:pStyle w:val="Compact"/>
              <w:jc w:val="right"/>
            </w:pPr>
            <w:r>
              <w:t>max</w:t>
            </w:r>
          </w:p>
        </w:tc>
        <w:tc>
          <w:tcPr>
            <w:tcW w:w="0" w:type="auto"/>
            <w:tcBorders>
              <w:bottom w:val="single" w:sz="0" w:space="0" w:color="auto"/>
            </w:tcBorders>
            <w:vAlign w:val="bottom"/>
          </w:tcPr>
          <w:p w14:paraId="2F424FDF" w14:textId="77777777" w:rsidR="004113E9" w:rsidRDefault="00BB0DCE">
            <w:pPr>
              <w:pStyle w:val="Compact"/>
              <w:jc w:val="right"/>
            </w:pPr>
            <w:r>
              <w:t>empty</w:t>
            </w:r>
          </w:p>
        </w:tc>
        <w:tc>
          <w:tcPr>
            <w:tcW w:w="0" w:type="auto"/>
            <w:tcBorders>
              <w:bottom w:val="single" w:sz="0" w:space="0" w:color="auto"/>
            </w:tcBorders>
            <w:vAlign w:val="bottom"/>
          </w:tcPr>
          <w:p w14:paraId="1DFEF1DC" w14:textId="77777777" w:rsidR="004113E9" w:rsidRDefault="00BB0DCE">
            <w:pPr>
              <w:pStyle w:val="Compact"/>
              <w:jc w:val="right"/>
            </w:pPr>
            <w:r>
              <w:t>n_unique</w:t>
            </w:r>
          </w:p>
        </w:tc>
        <w:tc>
          <w:tcPr>
            <w:tcW w:w="822" w:type="pct"/>
            <w:tcBorders>
              <w:bottom w:val="single" w:sz="0" w:space="0" w:color="auto"/>
            </w:tcBorders>
            <w:vAlign w:val="bottom"/>
          </w:tcPr>
          <w:p w14:paraId="58914236" w14:textId="77777777" w:rsidR="004113E9" w:rsidRDefault="00BB0DCE">
            <w:pPr>
              <w:pStyle w:val="Compact"/>
              <w:jc w:val="right"/>
            </w:pPr>
            <w:r>
              <w:t>whitespace</w:t>
            </w:r>
          </w:p>
        </w:tc>
      </w:tr>
      <w:tr w:rsidR="004113E9" w14:paraId="0F5F504B" w14:textId="77777777" w:rsidTr="002A6B03">
        <w:tc>
          <w:tcPr>
            <w:tcW w:w="0" w:type="auto"/>
          </w:tcPr>
          <w:p w14:paraId="169F52A4" w14:textId="77777777" w:rsidR="004113E9" w:rsidRDefault="00BB0DCE">
            <w:pPr>
              <w:pStyle w:val="Compact"/>
            </w:pPr>
            <w:r>
              <w:t>code_module</w:t>
            </w:r>
          </w:p>
        </w:tc>
        <w:tc>
          <w:tcPr>
            <w:tcW w:w="0" w:type="auto"/>
          </w:tcPr>
          <w:p w14:paraId="79321027" w14:textId="77777777" w:rsidR="004113E9" w:rsidRDefault="00BB0DCE">
            <w:pPr>
              <w:pStyle w:val="Compact"/>
              <w:jc w:val="right"/>
            </w:pPr>
            <w:r>
              <w:t>0</w:t>
            </w:r>
          </w:p>
        </w:tc>
        <w:tc>
          <w:tcPr>
            <w:tcW w:w="0" w:type="auto"/>
          </w:tcPr>
          <w:p w14:paraId="10A29950" w14:textId="77777777" w:rsidR="004113E9" w:rsidRDefault="00BB0DCE">
            <w:pPr>
              <w:pStyle w:val="Compact"/>
              <w:jc w:val="right"/>
            </w:pPr>
            <w:r>
              <w:t>1.00</w:t>
            </w:r>
          </w:p>
        </w:tc>
        <w:tc>
          <w:tcPr>
            <w:tcW w:w="0" w:type="auto"/>
          </w:tcPr>
          <w:p w14:paraId="48E05054" w14:textId="77777777" w:rsidR="004113E9" w:rsidRDefault="00BB0DCE">
            <w:pPr>
              <w:pStyle w:val="Compact"/>
              <w:jc w:val="right"/>
            </w:pPr>
            <w:r>
              <w:t>3</w:t>
            </w:r>
          </w:p>
        </w:tc>
        <w:tc>
          <w:tcPr>
            <w:tcW w:w="0" w:type="auto"/>
          </w:tcPr>
          <w:p w14:paraId="60767E2E" w14:textId="77777777" w:rsidR="004113E9" w:rsidRDefault="00BB0DCE">
            <w:pPr>
              <w:pStyle w:val="Compact"/>
              <w:jc w:val="right"/>
            </w:pPr>
            <w:r>
              <w:t>3</w:t>
            </w:r>
          </w:p>
        </w:tc>
        <w:tc>
          <w:tcPr>
            <w:tcW w:w="0" w:type="auto"/>
          </w:tcPr>
          <w:p w14:paraId="3CD3987B" w14:textId="77777777" w:rsidR="004113E9" w:rsidRDefault="00BB0DCE">
            <w:pPr>
              <w:pStyle w:val="Compact"/>
              <w:jc w:val="right"/>
            </w:pPr>
            <w:r>
              <w:t>0</w:t>
            </w:r>
          </w:p>
        </w:tc>
        <w:tc>
          <w:tcPr>
            <w:tcW w:w="0" w:type="auto"/>
          </w:tcPr>
          <w:p w14:paraId="1C8D847F" w14:textId="77777777" w:rsidR="004113E9" w:rsidRDefault="00BB0DCE">
            <w:pPr>
              <w:pStyle w:val="Compact"/>
              <w:jc w:val="right"/>
            </w:pPr>
            <w:r>
              <w:t>7</w:t>
            </w:r>
          </w:p>
        </w:tc>
        <w:tc>
          <w:tcPr>
            <w:tcW w:w="822" w:type="pct"/>
          </w:tcPr>
          <w:p w14:paraId="7C20BF7E" w14:textId="77777777" w:rsidR="004113E9" w:rsidRDefault="00BB0DCE">
            <w:pPr>
              <w:pStyle w:val="Compact"/>
              <w:jc w:val="right"/>
            </w:pPr>
            <w:r>
              <w:t>0</w:t>
            </w:r>
          </w:p>
        </w:tc>
      </w:tr>
      <w:tr w:rsidR="004113E9" w14:paraId="77812A54" w14:textId="77777777" w:rsidTr="002A6B03">
        <w:tc>
          <w:tcPr>
            <w:tcW w:w="0" w:type="auto"/>
          </w:tcPr>
          <w:p w14:paraId="5698091D" w14:textId="77777777" w:rsidR="004113E9" w:rsidRDefault="00BB0DCE">
            <w:pPr>
              <w:pStyle w:val="Compact"/>
            </w:pPr>
            <w:r>
              <w:t>code_presentation</w:t>
            </w:r>
          </w:p>
        </w:tc>
        <w:tc>
          <w:tcPr>
            <w:tcW w:w="0" w:type="auto"/>
          </w:tcPr>
          <w:p w14:paraId="21A27C66" w14:textId="77777777" w:rsidR="004113E9" w:rsidRDefault="00BB0DCE">
            <w:pPr>
              <w:pStyle w:val="Compact"/>
              <w:jc w:val="right"/>
            </w:pPr>
            <w:r>
              <w:t>0</w:t>
            </w:r>
          </w:p>
        </w:tc>
        <w:tc>
          <w:tcPr>
            <w:tcW w:w="0" w:type="auto"/>
          </w:tcPr>
          <w:p w14:paraId="718B06E1" w14:textId="77777777" w:rsidR="004113E9" w:rsidRDefault="00BB0DCE">
            <w:pPr>
              <w:pStyle w:val="Compact"/>
              <w:jc w:val="right"/>
            </w:pPr>
            <w:r>
              <w:t>1.00</w:t>
            </w:r>
          </w:p>
        </w:tc>
        <w:tc>
          <w:tcPr>
            <w:tcW w:w="0" w:type="auto"/>
          </w:tcPr>
          <w:p w14:paraId="7D93DDEB" w14:textId="77777777" w:rsidR="004113E9" w:rsidRDefault="00BB0DCE">
            <w:pPr>
              <w:pStyle w:val="Compact"/>
              <w:jc w:val="right"/>
            </w:pPr>
            <w:r>
              <w:t>5</w:t>
            </w:r>
          </w:p>
        </w:tc>
        <w:tc>
          <w:tcPr>
            <w:tcW w:w="0" w:type="auto"/>
          </w:tcPr>
          <w:p w14:paraId="2CB58E10" w14:textId="77777777" w:rsidR="004113E9" w:rsidRDefault="00BB0DCE">
            <w:pPr>
              <w:pStyle w:val="Compact"/>
              <w:jc w:val="right"/>
            </w:pPr>
            <w:r>
              <w:t>5</w:t>
            </w:r>
          </w:p>
        </w:tc>
        <w:tc>
          <w:tcPr>
            <w:tcW w:w="0" w:type="auto"/>
          </w:tcPr>
          <w:p w14:paraId="4C17C1DF" w14:textId="77777777" w:rsidR="004113E9" w:rsidRDefault="00BB0DCE">
            <w:pPr>
              <w:pStyle w:val="Compact"/>
              <w:jc w:val="right"/>
            </w:pPr>
            <w:r>
              <w:t>0</w:t>
            </w:r>
          </w:p>
        </w:tc>
        <w:tc>
          <w:tcPr>
            <w:tcW w:w="0" w:type="auto"/>
          </w:tcPr>
          <w:p w14:paraId="46755B7B" w14:textId="77777777" w:rsidR="004113E9" w:rsidRDefault="00BB0DCE">
            <w:pPr>
              <w:pStyle w:val="Compact"/>
              <w:jc w:val="right"/>
            </w:pPr>
            <w:r>
              <w:t>4</w:t>
            </w:r>
          </w:p>
        </w:tc>
        <w:tc>
          <w:tcPr>
            <w:tcW w:w="822" w:type="pct"/>
          </w:tcPr>
          <w:p w14:paraId="1F4364DD" w14:textId="77777777" w:rsidR="004113E9" w:rsidRDefault="00BB0DCE">
            <w:pPr>
              <w:pStyle w:val="Compact"/>
              <w:jc w:val="right"/>
            </w:pPr>
            <w:r>
              <w:t>0</w:t>
            </w:r>
          </w:p>
        </w:tc>
      </w:tr>
      <w:tr w:rsidR="004113E9" w14:paraId="69A9F2D0" w14:textId="77777777" w:rsidTr="002A6B03">
        <w:tc>
          <w:tcPr>
            <w:tcW w:w="0" w:type="auto"/>
          </w:tcPr>
          <w:p w14:paraId="3141D3A0" w14:textId="77777777" w:rsidR="004113E9" w:rsidRDefault="00BB0DCE">
            <w:pPr>
              <w:pStyle w:val="Compact"/>
            </w:pPr>
            <w:r>
              <w:t>gender</w:t>
            </w:r>
          </w:p>
        </w:tc>
        <w:tc>
          <w:tcPr>
            <w:tcW w:w="0" w:type="auto"/>
          </w:tcPr>
          <w:p w14:paraId="45606562" w14:textId="77777777" w:rsidR="004113E9" w:rsidRDefault="00BB0DCE">
            <w:pPr>
              <w:pStyle w:val="Compact"/>
              <w:jc w:val="right"/>
            </w:pPr>
            <w:r>
              <w:t>0</w:t>
            </w:r>
          </w:p>
        </w:tc>
        <w:tc>
          <w:tcPr>
            <w:tcW w:w="0" w:type="auto"/>
          </w:tcPr>
          <w:p w14:paraId="1E1E4CA7" w14:textId="77777777" w:rsidR="004113E9" w:rsidRDefault="00BB0DCE">
            <w:pPr>
              <w:pStyle w:val="Compact"/>
              <w:jc w:val="right"/>
            </w:pPr>
            <w:r>
              <w:t>1.00</w:t>
            </w:r>
          </w:p>
        </w:tc>
        <w:tc>
          <w:tcPr>
            <w:tcW w:w="0" w:type="auto"/>
          </w:tcPr>
          <w:p w14:paraId="0B6F534D" w14:textId="77777777" w:rsidR="004113E9" w:rsidRDefault="00BB0DCE">
            <w:pPr>
              <w:pStyle w:val="Compact"/>
              <w:jc w:val="right"/>
            </w:pPr>
            <w:r>
              <w:t>1</w:t>
            </w:r>
          </w:p>
        </w:tc>
        <w:tc>
          <w:tcPr>
            <w:tcW w:w="0" w:type="auto"/>
          </w:tcPr>
          <w:p w14:paraId="48DB6007" w14:textId="77777777" w:rsidR="004113E9" w:rsidRDefault="00BB0DCE">
            <w:pPr>
              <w:pStyle w:val="Compact"/>
              <w:jc w:val="right"/>
            </w:pPr>
            <w:r>
              <w:t>1</w:t>
            </w:r>
          </w:p>
        </w:tc>
        <w:tc>
          <w:tcPr>
            <w:tcW w:w="0" w:type="auto"/>
          </w:tcPr>
          <w:p w14:paraId="22FFC915" w14:textId="77777777" w:rsidR="004113E9" w:rsidRDefault="00BB0DCE">
            <w:pPr>
              <w:pStyle w:val="Compact"/>
              <w:jc w:val="right"/>
            </w:pPr>
            <w:r>
              <w:t>0</w:t>
            </w:r>
          </w:p>
        </w:tc>
        <w:tc>
          <w:tcPr>
            <w:tcW w:w="0" w:type="auto"/>
          </w:tcPr>
          <w:p w14:paraId="49D1EA9E" w14:textId="77777777" w:rsidR="004113E9" w:rsidRDefault="00BB0DCE">
            <w:pPr>
              <w:pStyle w:val="Compact"/>
              <w:jc w:val="right"/>
            </w:pPr>
            <w:r>
              <w:t>2</w:t>
            </w:r>
          </w:p>
        </w:tc>
        <w:tc>
          <w:tcPr>
            <w:tcW w:w="822" w:type="pct"/>
          </w:tcPr>
          <w:p w14:paraId="15228DE3" w14:textId="77777777" w:rsidR="004113E9" w:rsidRDefault="00BB0DCE">
            <w:pPr>
              <w:pStyle w:val="Compact"/>
              <w:jc w:val="right"/>
            </w:pPr>
            <w:r>
              <w:t>0</w:t>
            </w:r>
          </w:p>
        </w:tc>
      </w:tr>
      <w:tr w:rsidR="004113E9" w14:paraId="5BDAC1B1" w14:textId="77777777" w:rsidTr="002A6B03">
        <w:tc>
          <w:tcPr>
            <w:tcW w:w="0" w:type="auto"/>
          </w:tcPr>
          <w:p w14:paraId="37D4FBFE" w14:textId="77777777" w:rsidR="004113E9" w:rsidRDefault="00BB0DCE">
            <w:pPr>
              <w:pStyle w:val="Compact"/>
            </w:pPr>
            <w:r>
              <w:t>region</w:t>
            </w:r>
          </w:p>
        </w:tc>
        <w:tc>
          <w:tcPr>
            <w:tcW w:w="0" w:type="auto"/>
          </w:tcPr>
          <w:p w14:paraId="00D3FE5E" w14:textId="77777777" w:rsidR="004113E9" w:rsidRDefault="00BB0DCE">
            <w:pPr>
              <w:pStyle w:val="Compact"/>
              <w:jc w:val="right"/>
            </w:pPr>
            <w:r>
              <w:t>0</w:t>
            </w:r>
          </w:p>
        </w:tc>
        <w:tc>
          <w:tcPr>
            <w:tcW w:w="0" w:type="auto"/>
          </w:tcPr>
          <w:p w14:paraId="5FD20D60" w14:textId="77777777" w:rsidR="004113E9" w:rsidRDefault="00BB0DCE">
            <w:pPr>
              <w:pStyle w:val="Compact"/>
              <w:jc w:val="right"/>
            </w:pPr>
            <w:r>
              <w:t>1.00</w:t>
            </w:r>
          </w:p>
        </w:tc>
        <w:tc>
          <w:tcPr>
            <w:tcW w:w="0" w:type="auto"/>
          </w:tcPr>
          <w:p w14:paraId="185802AE" w14:textId="77777777" w:rsidR="004113E9" w:rsidRDefault="00BB0DCE">
            <w:pPr>
              <w:pStyle w:val="Compact"/>
              <w:jc w:val="right"/>
            </w:pPr>
            <w:r>
              <w:t>5</w:t>
            </w:r>
          </w:p>
        </w:tc>
        <w:tc>
          <w:tcPr>
            <w:tcW w:w="0" w:type="auto"/>
          </w:tcPr>
          <w:p w14:paraId="036B943F" w14:textId="77777777" w:rsidR="004113E9" w:rsidRDefault="00BB0DCE">
            <w:pPr>
              <w:pStyle w:val="Compact"/>
              <w:jc w:val="right"/>
            </w:pPr>
            <w:r>
              <w:t>20</w:t>
            </w:r>
          </w:p>
        </w:tc>
        <w:tc>
          <w:tcPr>
            <w:tcW w:w="0" w:type="auto"/>
          </w:tcPr>
          <w:p w14:paraId="5122EFDB" w14:textId="77777777" w:rsidR="004113E9" w:rsidRDefault="00BB0DCE">
            <w:pPr>
              <w:pStyle w:val="Compact"/>
              <w:jc w:val="right"/>
            </w:pPr>
            <w:r>
              <w:t>0</w:t>
            </w:r>
          </w:p>
        </w:tc>
        <w:tc>
          <w:tcPr>
            <w:tcW w:w="0" w:type="auto"/>
          </w:tcPr>
          <w:p w14:paraId="44587C86" w14:textId="77777777" w:rsidR="004113E9" w:rsidRDefault="00BB0DCE">
            <w:pPr>
              <w:pStyle w:val="Compact"/>
              <w:jc w:val="right"/>
            </w:pPr>
            <w:r>
              <w:t>13</w:t>
            </w:r>
          </w:p>
        </w:tc>
        <w:tc>
          <w:tcPr>
            <w:tcW w:w="822" w:type="pct"/>
          </w:tcPr>
          <w:p w14:paraId="11AE03F6" w14:textId="77777777" w:rsidR="004113E9" w:rsidRDefault="00BB0DCE">
            <w:pPr>
              <w:pStyle w:val="Compact"/>
              <w:jc w:val="right"/>
            </w:pPr>
            <w:r>
              <w:t>0</w:t>
            </w:r>
          </w:p>
        </w:tc>
      </w:tr>
      <w:tr w:rsidR="004113E9" w14:paraId="1D98DC61" w14:textId="77777777" w:rsidTr="002A6B03">
        <w:tc>
          <w:tcPr>
            <w:tcW w:w="0" w:type="auto"/>
          </w:tcPr>
          <w:p w14:paraId="72458E85" w14:textId="77777777" w:rsidR="004113E9" w:rsidRDefault="00BB0DCE">
            <w:pPr>
              <w:pStyle w:val="Compact"/>
            </w:pPr>
            <w:r>
              <w:t>highest_education</w:t>
            </w:r>
          </w:p>
        </w:tc>
        <w:tc>
          <w:tcPr>
            <w:tcW w:w="0" w:type="auto"/>
          </w:tcPr>
          <w:p w14:paraId="717981BE" w14:textId="77777777" w:rsidR="004113E9" w:rsidRDefault="00BB0DCE">
            <w:pPr>
              <w:pStyle w:val="Compact"/>
              <w:jc w:val="right"/>
            </w:pPr>
            <w:r>
              <w:t>0</w:t>
            </w:r>
          </w:p>
        </w:tc>
        <w:tc>
          <w:tcPr>
            <w:tcW w:w="0" w:type="auto"/>
          </w:tcPr>
          <w:p w14:paraId="5D7358EC" w14:textId="77777777" w:rsidR="004113E9" w:rsidRDefault="00BB0DCE">
            <w:pPr>
              <w:pStyle w:val="Compact"/>
              <w:jc w:val="right"/>
            </w:pPr>
            <w:r>
              <w:t>1.00</w:t>
            </w:r>
          </w:p>
        </w:tc>
        <w:tc>
          <w:tcPr>
            <w:tcW w:w="0" w:type="auto"/>
          </w:tcPr>
          <w:p w14:paraId="2D273C2A" w14:textId="77777777" w:rsidR="004113E9" w:rsidRDefault="00BB0DCE">
            <w:pPr>
              <w:pStyle w:val="Compact"/>
              <w:jc w:val="right"/>
            </w:pPr>
            <w:r>
              <w:t>15</w:t>
            </w:r>
          </w:p>
        </w:tc>
        <w:tc>
          <w:tcPr>
            <w:tcW w:w="0" w:type="auto"/>
          </w:tcPr>
          <w:p w14:paraId="553BD659" w14:textId="77777777" w:rsidR="004113E9" w:rsidRDefault="00BB0DCE">
            <w:pPr>
              <w:pStyle w:val="Compact"/>
              <w:jc w:val="right"/>
            </w:pPr>
            <w:r>
              <w:t>27</w:t>
            </w:r>
          </w:p>
        </w:tc>
        <w:tc>
          <w:tcPr>
            <w:tcW w:w="0" w:type="auto"/>
          </w:tcPr>
          <w:p w14:paraId="739AEBEC" w14:textId="77777777" w:rsidR="004113E9" w:rsidRDefault="00BB0DCE">
            <w:pPr>
              <w:pStyle w:val="Compact"/>
              <w:jc w:val="right"/>
            </w:pPr>
            <w:r>
              <w:t>0</w:t>
            </w:r>
          </w:p>
        </w:tc>
        <w:tc>
          <w:tcPr>
            <w:tcW w:w="0" w:type="auto"/>
          </w:tcPr>
          <w:p w14:paraId="1959A38A" w14:textId="77777777" w:rsidR="004113E9" w:rsidRDefault="00BB0DCE">
            <w:pPr>
              <w:pStyle w:val="Compact"/>
              <w:jc w:val="right"/>
            </w:pPr>
            <w:r>
              <w:t>5</w:t>
            </w:r>
          </w:p>
        </w:tc>
        <w:tc>
          <w:tcPr>
            <w:tcW w:w="822" w:type="pct"/>
          </w:tcPr>
          <w:p w14:paraId="1EE3A0B4" w14:textId="77777777" w:rsidR="004113E9" w:rsidRDefault="00BB0DCE">
            <w:pPr>
              <w:pStyle w:val="Compact"/>
              <w:jc w:val="right"/>
            </w:pPr>
            <w:r>
              <w:t>0</w:t>
            </w:r>
          </w:p>
        </w:tc>
      </w:tr>
      <w:tr w:rsidR="004113E9" w14:paraId="3F6ED3B0" w14:textId="77777777" w:rsidTr="002A6B03">
        <w:tc>
          <w:tcPr>
            <w:tcW w:w="0" w:type="auto"/>
          </w:tcPr>
          <w:p w14:paraId="0C4B378E" w14:textId="77777777" w:rsidR="004113E9" w:rsidRDefault="00BB0DCE">
            <w:pPr>
              <w:pStyle w:val="Compact"/>
            </w:pPr>
            <w:r>
              <w:t>imd_band</w:t>
            </w:r>
          </w:p>
        </w:tc>
        <w:tc>
          <w:tcPr>
            <w:tcW w:w="0" w:type="auto"/>
          </w:tcPr>
          <w:p w14:paraId="3C9EEC8C" w14:textId="77777777" w:rsidR="004113E9" w:rsidRDefault="00BB0DCE">
            <w:pPr>
              <w:pStyle w:val="Compact"/>
              <w:jc w:val="right"/>
            </w:pPr>
            <w:r>
              <w:t>7810</w:t>
            </w:r>
          </w:p>
        </w:tc>
        <w:tc>
          <w:tcPr>
            <w:tcW w:w="0" w:type="auto"/>
          </w:tcPr>
          <w:p w14:paraId="37E585E9" w14:textId="77777777" w:rsidR="004113E9" w:rsidRDefault="00BB0DCE">
            <w:pPr>
              <w:pStyle w:val="Compact"/>
              <w:jc w:val="right"/>
            </w:pPr>
            <w:r>
              <w:t>0.96</w:t>
            </w:r>
          </w:p>
        </w:tc>
        <w:tc>
          <w:tcPr>
            <w:tcW w:w="0" w:type="auto"/>
          </w:tcPr>
          <w:p w14:paraId="7B4F0752" w14:textId="77777777" w:rsidR="004113E9" w:rsidRDefault="00BB0DCE">
            <w:pPr>
              <w:pStyle w:val="Compact"/>
              <w:jc w:val="right"/>
            </w:pPr>
            <w:r>
              <w:t>5</w:t>
            </w:r>
          </w:p>
        </w:tc>
        <w:tc>
          <w:tcPr>
            <w:tcW w:w="0" w:type="auto"/>
          </w:tcPr>
          <w:p w14:paraId="21D8C02A" w14:textId="77777777" w:rsidR="004113E9" w:rsidRDefault="00BB0DCE">
            <w:pPr>
              <w:pStyle w:val="Compact"/>
              <w:jc w:val="right"/>
            </w:pPr>
            <w:r>
              <w:t>7</w:t>
            </w:r>
          </w:p>
        </w:tc>
        <w:tc>
          <w:tcPr>
            <w:tcW w:w="0" w:type="auto"/>
          </w:tcPr>
          <w:p w14:paraId="1350C9FA" w14:textId="77777777" w:rsidR="004113E9" w:rsidRDefault="00BB0DCE">
            <w:pPr>
              <w:pStyle w:val="Compact"/>
              <w:jc w:val="right"/>
            </w:pPr>
            <w:r>
              <w:t>0</w:t>
            </w:r>
          </w:p>
        </w:tc>
        <w:tc>
          <w:tcPr>
            <w:tcW w:w="0" w:type="auto"/>
          </w:tcPr>
          <w:p w14:paraId="1D613093" w14:textId="77777777" w:rsidR="004113E9" w:rsidRDefault="00BB0DCE">
            <w:pPr>
              <w:pStyle w:val="Compact"/>
              <w:jc w:val="right"/>
            </w:pPr>
            <w:r>
              <w:t>10</w:t>
            </w:r>
          </w:p>
        </w:tc>
        <w:tc>
          <w:tcPr>
            <w:tcW w:w="822" w:type="pct"/>
          </w:tcPr>
          <w:p w14:paraId="34912615" w14:textId="77777777" w:rsidR="004113E9" w:rsidRDefault="00BB0DCE">
            <w:pPr>
              <w:pStyle w:val="Compact"/>
              <w:jc w:val="right"/>
            </w:pPr>
            <w:r>
              <w:t>0</w:t>
            </w:r>
          </w:p>
        </w:tc>
      </w:tr>
      <w:tr w:rsidR="004113E9" w14:paraId="37A333BB" w14:textId="77777777" w:rsidTr="002A6B03">
        <w:tc>
          <w:tcPr>
            <w:tcW w:w="0" w:type="auto"/>
          </w:tcPr>
          <w:p w14:paraId="19BBDB89" w14:textId="77777777" w:rsidR="004113E9" w:rsidRDefault="00BB0DCE">
            <w:pPr>
              <w:pStyle w:val="Compact"/>
            </w:pPr>
            <w:r>
              <w:t>age_band</w:t>
            </w:r>
          </w:p>
        </w:tc>
        <w:tc>
          <w:tcPr>
            <w:tcW w:w="0" w:type="auto"/>
          </w:tcPr>
          <w:p w14:paraId="56E1CD04" w14:textId="77777777" w:rsidR="004113E9" w:rsidRDefault="00BB0DCE">
            <w:pPr>
              <w:pStyle w:val="Compact"/>
              <w:jc w:val="right"/>
            </w:pPr>
            <w:r>
              <w:t>0</w:t>
            </w:r>
          </w:p>
        </w:tc>
        <w:tc>
          <w:tcPr>
            <w:tcW w:w="0" w:type="auto"/>
          </w:tcPr>
          <w:p w14:paraId="2F82FFC6" w14:textId="77777777" w:rsidR="004113E9" w:rsidRDefault="00BB0DCE">
            <w:pPr>
              <w:pStyle w:val="Compact"/>
              <w:jc w:val="right"/>
            </w:pPr>
            <w:r>
              <w:t>1.00</w:t>
            </w:r>
          </w:p>
        </w:tc>
        <w:tc>
          <w:tcPr>
            <w:tcW w:w="0" w:type="auto"/>
          </w:tcPr>
          <w:p w14:paraId="4F9B294B" w14:textId="77777777" w:rsidR="004113E9" w:rsidRDefault="00BB0DCE">
            <w:pPr>
              <w:pStyle w:val="Compact"/>
              <w:jc w:val="right"/>
            </w:pPr>
            <w:r>
              <w:t>4</w:t>
            </w:r>
          </w:p>
        </w:tc>
        <w:tc>
          <w:tcPr>
            <w:tcW w:w="0" w:type="auto"/>
          </w:tcPr>
          <w:p w14:paraId="0E8BFE56" w14:textId="77777777" w:rsidR="004113E9" w:rsidRDefault="00BB0DCE">
            <w:pPr>
              <w:pStyle w:val="Compact"/>
              <w:jc w:val="right"/>
            </w:pPr>
            <w:r>
              <w:t>5</w:t>
            </w:r>
          </w:p>
        </w:tc>
        <w:tc>
          <w:tcPr>
            <w:tcW w:w="0" w:type="auto"/>
          </w:tcPr>
          <w:p w14:paraId="2BA8E5C9" w14:textId="77777777" w:rsidR="004113E9" w:rsidRDefault="00BB0DCE">
            <w:pPr>
              <w:pStyle w:val="Compact"/>
              <w:jc w:val="right"/>
            </w:pPr>
            <w:r>
              <w:t>0</w:t>
            </w:r>
          </w:p>
        </w:tc>
        <w:tc>
          <w:tcPr>
            <w:tcW w:w="0" w:type="auto"/>
          </w:tcPr>
          <w:p w14:paraId="098420DF" w14:textId="77777777" w:rsidR="004113E9" w:rsidRDefault="00BB0DCE">
            <w:pPr>
              <w:pStyle w:val="Compact"/>
              <w:jc w:val="right"/>
            </w:pPr>
            <w:r>
              <w:t>3</w:t>
            </w:r>
          </w:p>
        </w:tc>
        <w:tc>
          <w:tcPr>
            <w:tcW w:w="822" w:type="pct"/>
          </w:tcPr>
          <w:p w14:paraId="2CEDBE1D" w14:textId="77777777" w:rsidR="004113E9" w:rsidRDefault="00BB0DCE">
            <w:pPr>
              <w:pStyle w:val="Compact"/>
              <w:jc w:val="right"/>
            </w:pPr>
            <w:r>
              <w:t>0</w:t>
            </w:r>
          </w:p>
        </w:tc>
      </w:tr>
      <w:tr w:rsidR="004113E9" w14:paraId="272E5614" w14:textId="77777777" w:rsidTr="002A6B03">
        <w:tc>
          <w:tcPr>
            <w:tcW w:w="0" w:type="auto"/>
          </w:tcPr>
          <w:p w14:paraId="0B045492" w14:textId="77777777" w:rsidR="004113E9" w:rsidRDefault="00BB0DCE">
            <w:pPr>
              <w:pStyle w:val="Compact"/>
            </w:pPr>
            <w:r>
              <w:t>disability</w:t>
            </w:r>
          </w:p>
        </w:tc>
        <w:tc>
          <w:tcPr>
            <w:tcW w:w="0" w:type="auto"/>
          </w:tcPr>
          <w:p w14:paraId="402D0B07" w14:textId="77777777" w:rsidR="004113E9" w:rsidRDefault="00BB0DCE">
            <w:pPr>
              <w:pStyle w:val="Compact"/>
              <w:jc w:val="right"/>
            </w:pPr>
            <w:r>
              <w:t>0</w:t>
            </w:r>
          </w:p>
        </w:tc>
        <w:tc>
          <w:tcPr>
            <w:tcW w:w="0" w:type="auto"/>
          </w:tcPr>
          <w:p w14:paraId="1B0CE8E8" w14:textId="77777777" w:rsidR="004113E9" w:rsidRDefault="00BB0DCE">
            <w:pPr>
              <w:pStyle w:val="Compact"/>
              <w:jc w:val="right"/>
            </w:pPr>
            <w:r>
              <w:t>1.00</w:t>
            </w:r>
          </w:p>
        </w:tc>
        <w:tc>
          <w:tcPr>
            <w:tcW w:w="0" w:type="auto"/>
          </w:tcPr>
          <w:p w14:paraId="594FCC32" w14:textId="77777777" w:rsidR="004113E9" w:rsidRDefault="00BB0DCE">
            <w:pPr>
              <w:pStyle w:val="Compact"/>
              <w:jc w:val="right"/>
            </w:pPr>
            <w:r>
              <w:t>1</w:t>
            </w:r>
          </w:p>
        </w:tc>
        <w:tc>
          <w:tcPr>
            <w:tcW w:w="0" w:type="auto"/>
          </w:tcPr>
          <w:p w14:paraId="655971AE" w14:textId="77777777" w:rsidR="004113E9" w:rsidRDefault="00BB0DCE">
            <w:pPr>
              <w:pStyle w:val="Compact"/>
              <w:jc w:val="right"/>
            </w:pPr>
            <w:r>
              <w:t>1</w:t>
            </w:r>
          </w:p>
        </w:tc>
        <w:tc>
          <w:tcPr>
            <w:tcW w:w="0" w:type="auto"/>
          </w:tcPr>
          <w:p w14:paraId="336B000C" w14:textId="77777777" w:rsidR="004113E9" w:rsidRDefault="00BB0DCE">
            <w:pPr>
              <w:pStyle w:val="Compact"/>
              <w:jc w:val="right"/>
            </w:pPr>
            <w:r>
              <w:t>0</w:t>
            </w:r>
          </w:p>
        </w:tc>
        <w:tc>
          <w:tcPr>
            <w:tcW w:w="0" w:type="auto"/>
          </w:tcPr>
          <w:p w14:paraId="2AED8C0D" w14:textId="77777777" w:rsidR="004113E9" w:rsidRDefault="00BB0DCE">
            <w:pPr>
              <w:pStyle w:val="Compact"/>
              <w:jc w:val="right"/>
            </w:pPr>
            <w:r>
              <w:t>2</w:t>
            </w:r>
          </w:p>
        </w:tc>
        <w:tc>
          <w:tcPr>
            <w:tcW w:w="822" w:type="pct"/>
          </w:tcPr>
          <w:p w14:paraId="76229155" w14:textId="77777777" w:rsidR="004113E9" w:rsidRDefault="00BB0DCE">
            <w:pPr>
              <w:pStyle w:val="Compact"/>
              <w:jc w:val="right"/>
            </w:pPr>
            <w:r>
              <w:t>0</w:t>
            </w:r>
          </w:p>
        </w:tc>
      </w:tr>
      <w:tr w:rsidR="004113E9" w14:paraId="442D55FF" w14:textId="77777777" w:rsidTr="002A6B03">
        <w:tc>
          <w:tcPr>
            <w:tcW w:w="0" w:type="auto"/>
          </w:tcPr>
          <w:p w14:paraId="37A8FBD5" w14:textId="77777777" w:rsidR="004113E9" w:rsidRDefault="00BB0DCE">
            <w:pPr>
              <w:pStyle w:val="Compact"/>
            </w:pPr>
            <w:r>
              <w:t>final_result</w:t>
            </w:r>
          </w:p>
        </w:tc>
        <w:tc>
          <w:tcPr>
            <w:tcW w:w="0" w:type="auto"/>
          </w:tcPr>
          <w:p w14:paraId="68D1E78E" w14:textId="77777777" w:rsidR="004113E9" w:rsidRDefault="00BB0DCE">
            <w:pPr>
              <w:pStyle w:val="Compact"/>
              <w:jc w:val="right"/>
            </w:pPr>
            <w:r>
              <w:t>0</w:t>
            </w:r>
          </w:p>
        </w:tc>
        <w:tc>
          <w:tcPr>
            <w:tcW w:w="0" w:type="auto"/>
          </w:tcPr>
          <w:p w14:paraId="57AD0FDF" w14:textId="77777777" w:rsidR="004113E9" w:rsidRDefault="00BB0DCE">
            <w:pPr>
              <w:pStyle w:val="Compact"/>
              <w:jc w:val="right"/>
            </w:pPr>
            <w:r>
              <w:t>1.00</w:t>
            </w:r>
          </w:p>
        </w:tc>
        <w:tc>
          <w:tcPr>
            <w:tcW w:w="0" w:type="auto"/>
          </w:tcPr>
          <w:p w14:paraId="2546BD53" w14:textId="77777777" w:rsidR="004113E9" w:rsidRDefault="00BB0DCE">
            <w:pPr>
              <w:pStyle w:val="Compact"/>
              <w:jc w:val="right"/>
            </w:pPr>
            <w:r>
              <w:t>4</w:t>
            </w:r>
          </w:p>
        </w:tc>
        <w:tc>
          <w:tcPr>
            <w:tcW w:w="0" w:type="auto"/>
          </w:tcPr>
          <w:p w14:paraId="25D9CE6E" w14:textId="77777777" w:rsidR="004113E9" w:rsidRDefault="00BB0DCE">
            <w:pPr>
              <w:pStyle w:val="Compact"/>
              <w:jc w:val="right"/>
            </w:pPr>
            <w:r>
              <w:t>11</w:t>
            </w:r>
          </w:p>
        </w:tc>
        <w:tc>
          <w:tcPr>
            <w:tcW w:w="0" w:type="auto"/>
          </w:tcPr>
          <w:p w14:paraId="2FD10B0F" w14:textId="77777777" w:rsidR="004113E9" w:rsidRDefault="00BB0DCE">
            <w:pPr>
              <w:pStyle w:val="Compact"/>
              <w:jc w:val="right"/>
            </w:pPr>
            <w:r>
              <w:t>0</w:t>
            </w:r>
          </w:p>
        </w:tc>
        <w:tc>
          <w:tcPr>
            <w:tcW w:w="0" w:type="auto"/>
          </w:tcPr>
          <w:p w14:paraId="01A201AA" w14:textId="77777777" w:rsidR="004113E9" w:rsidRDefault="00BB0DCE">
            <w:pPr>
              <w:pStyle w:val="Compact"/>
              <w:jc w:val="right"/>
            </w:pPr>
            <w:r>
              <w:t>4</w:t>
            </w:r>
          </w:p>
        </w:tc>
        <w:tc>
          <w:tcPr>
            <w:tcW w:w="822" w:type="pct"/>
          </w:tcPr>
          <w:p w14:paraId="3F26879D" w14:textId="77777777" w:rsidR="004113E9" w:rsidRDefault="00BB0DCE">
            <w:pPr>
              <w:pStyle w:val="Compact"/>
              <w:jc w:val="right"/>
            </w:pPr>
            <w:r>
              <w:t>0</w:t>
            </w:r>
          </w:p>
        </w:tc>
      </w:tr>
      <w:tr w:rsidR="004113E9" w14:paraId="4C2F6034" w14:textId="77777777" w:rsidTr="002A6B03">
        <w:tc>
          <w:tcPr>
            <w:tcW w:w="0" w:type="auto"/>
          </w:tcPr>
          <w:p w14:paraId="1A48F347" w14:textId="77777777" w:rsidR="004113E9" w:rsidRDefault="00BB0DCE">
            <w:pPr>
              <w:pStyle w:val="Compact"/>
            </w:pPr>
            <w:r>
              <w:t>assessment_type</w:t>
            </w:r>
          </w:p>
        </w:tc>
        <w:tc>
          <w:tcPr>
            <w:tcW w:w="0" w:type="auto"/>
          </w:tcPr>
          <w:p w14:paraId="7BA9A3E3" w14:textId="77777777" w:rsidR="004113E9" w:rsidRDefault="00BB0DCE">
            <w:pPr>
              <w:pStyle w:val="Compact"/>
              <w:jc w:val="right"/>
            </w:pPr>
            <w:r>
              <w:t>6750</w:t>
            </w:r>
          </w:p>
        </w:tc>
        <w:tc>
          <w:tcPr>
            <w:tcW w:w="0" w:type="auto"/>
          </w:tcPr>
          <w:p w14:paraId="3601250A" w14:textId="77777777" w:rsidR="004113E9" w:rsidRDefault="00BB0DCE">
            <w:pPr>
              <w:pStyle w:val="Compact"/>
              <w:jc w:val="right"/>
            </w:pPr>
            <w:r>
              <w:t>0.96</w:t>
            </w:r>
          </w:p>
        </w:tc>
        <w:tc>
          <w:tcPr>
            <w:tcW w:w="0" w:type="auto"/>
          </w:tcPr>
          <w:p w14:paraId="64F6C7EC" w14:textId="77777777" w:rsidR="004113E9" w:rsidRDefault="00BB0DCE">
            <w:pPr>
              <w:pStyle w:val="Compact"/>
              <w:jc w:val="right"/>
            </w:pPr>
            <w:r>
              <w:t>3</w:t>
            </w:r>
          </w:p>
        </w:tc>
        <w:tc>
          <w:tcPr>
            <w:tcW w:w="0" w:type="auto"/>
          </w:tcPr>
          <w:p w14:paraId="6A609A06" w14:textId="77777777" w:rsidR="004113E9" w:rsidRDefault="00BB0DCE">
            <w:pPr>
              <w:pStyle w:val="Compact"/>
              <w:jc w:val="right"/>
            </w:pPr>
            <w:r>
              <w:t>4</w:t>
            </w:r>
          </w:p>
        </w:tc>
        <w:tc>
          <w:tcPr>
            <w:tcW w:w="0" w:type="auto"/>
          </w:tcPr>
          <w:p w14:paraId="1701CA99" w14:textId="77777777" w:rsidR="004113E9" w:rsidRDefault="00BB0DCE">
            <w:pPr>
              <w:pStyle w:val="Compact"/>
              <w:jc w:val="right"/>
            </w:pPr>
            <w:r>
              <w:t>0</w:t>
            </w:r>
          </w:p>
        </w:tc>
        <w:tc>
          <w:tcPr>
            <w:tcW w:w="0" w:type="auto"/>
          </w:tcPr>
          <w:p w14:paraId="3AC61112" w14:textId="77777777" w:rsidR="004113E9" w:rsidRDefault="00BB0DCE">
            <w:pPr>
              <w:pStyle w:val="Compact"/>
              <w:jc w:val="right"/>
            </w:pPr>
            <w:r>
              <w:t>3</w:t>
            </w:r>
          </w:p>
        </w:tc>
        <w:tc>
          <w:tcPr>
            <w:tcW w:w="822" w:type="pct"/>
          </w:tcPr>
          <w:p w14:paraId="5B89AFF0" w14:textId="77777777" w:rsidR="004113E9" w:rsidRDefault="00BB0DCE">
            <w:pPr>
              <w:pStyle w:val="Compact"/>
              <w:jc w:val="right"/>
            </w:pPr>
            <w:r>
              <w:t>0</w:t>
            </w:r>
          </w:p>
        </w:tc>
      </w:tr>
    </w:tbl>
    <w:p w14:paraId="508A98CF" w14:textId="77777777" w:rsidR="004113E9" w:rsidRDefault="00BB0DCE">
      <w:pPr>
        <w:pStyle w:val="BodyText"/>
      </w:pPr>
      <w:r>
        <w:rPr>
          <w:b/>
        </w:rPr>
        <w:t>Variable type: numeric</w:t>
      </w:r>
    </w:p>
    <w:tbl>
      <w:tblPr>
        <w:tblStyle w:val="Table"/>
        <w:tblW w:w="5000" w:type="pct"/>
        <w:tblLayout w:type="fixed"/>
        <w:tblLook w:val="07E0" w:firstRow="1" w:lastRow="1" w:firstColumn="1" w:lastColumn="1" w:noHBand="1" w:noVBand="1"/>
      </w:tblPr>
      <w:tblGrid>
        <w:gridCol w:w="1589"/>
        <w:gridCol w:w="816"/>
        <w:gridCol w:w="951"/>
        <w:gridCol w:w="1002"/>
        <w:gridCol w:w="874"/>
        <w:gridCol w:w="531"/>
        <w:gridCol w:w="688"/>
        <w:gridCol w:w="688"/>
        <w:gridCol w:w="688"/>
        <w:gridCol w:w="767"/>
        <w:gridCol w:w="766"/>
      </w:tblGrid>
      <w:tr w:rsidR="004113E9" w14:paraId="61D682C4" w14:textId="77777777" w:rsidTr="002A6B03">
        <w:tc>
          <w:tcPr>
            <w:tcW w:w="1631" w:type="dxa"/>
            <w:tcBorders>
              <w:bottom w:val="single" w:sz="0" w:space="0" w:color="auto"/>
            </w:tcBorders>
            <w:vAlign w:val="bottom"/>
          </w:tcPr>
          <w:p w14:paraId="701528F2" w14:textId="77777777" w:rsidR="004113E9" w:rsidRDefault="00BB0DCE">
            <w:pPr>
              <w:pStyle w:val="Compact"/>
            </w:pPr>
            <w:r>
              <w:lastRenderedPageBreak/>
              <w:t>skim_variable</w:t>
            </w:r>
          </w:p>
        </w:tc>
        <w:tc>
          <w:tcPr>
            <w:tcW w:w="835" w:type="dxa"/>
            <w:tcBorders>
              <w:bottom w:val="single" w:sz="0" w:space="0" w:color="auto"/>
            </w:tcBorders>
            <w:vAlign w:val="bottom"/>
          </w:tcPr>
          <w:p w14:paraId="76D0AD65" w14:textId="77777777" w:rsidR="004113E9" w:rsidRDefault="00BB0DCE">
            <w:pPr>
              <w:pStyle w:val="Compact"/>
              <w:jc w:val="right"/>
            </w:pPr>
            <w:r>
              <w:t>n_missing</w:t>
            </w:r>
          </w:p>
        </w:tc>
        <w:tc>
          <w:tcPr>
            <w:tcW w:w="508" w:type="pct"/>
            <w:tcBorders>
              <w:bottom w:val="single" w:sz="0" w:space="0" w:color="auto"/>
            </w:tcBorders>
            <w:vAlign w:val="bottom"/>
          </w:tcPr>
          <w:p w14:paraId="3E98E1AB" w14:textId="77777777" w:rsidR="004113E9" w:rsidRDefault="00BB0DCE">
            <w:pPr>
              <w:pStyle w:val="Compact"/>
              <w:jc w:val="right"/>
            </w:pPr>
            <w:r>
              <w:t>complete_rate</w:t>
            </w:r>
          </w:p>
        </w:tc>
        <w:tc>
          <w:tcPr>
            <w:tcW w:w="535" w:type="pct"/>
            <w:tcBorders>
              <w:bottom w:val="single" w:sz="0" w:space="0" w:color="auto"/>
            </w:tcBorders>
            <w:vAlign w:val="bottom"/>
          </w:tcPr>
          <w:p w14:paraId="0A163F35" w14:textId="77777777" w:rsidR="004113E9" w:rsidRDefault="00BB0DCE">
            <w:pPr>
              <w:pStyle w:val="Compact"/>
              <w:jc w:val="right"/>
            </w:pPr>
            <w:r>
              <w:t>mean</w:t>
            </w:r>
          </w:p>
        </w:tc>
        <w:tc>
          <w:tcPr>
            <w:tcW w:w="895" w:type="dxa"/>
            <w:tcBorders>
              <w:bottom w:val="single" w:sz="0" w:space="0" w:color="auto"/>
            </w:tcBorders>
            <w:vAlign w:val="bottom"/>
          </w:tcPr>
          <w:p w14:paraId="12837ED1" w14:textId="77777777" w:rsidR="004113E9" w:rsidRDefault="00BB0DCE">
            <w:pPr>
              <w:pStyle w:val="Compact"/>
              <w:jc w:val="right"/>
            </w:pPr>
            <w:r>
              <w:t>sd</w:t>
            </w:r>
          </w:p>
        </w:tc>
        <w:tc>
          <w:tcPr>
            <w:tcW w:w="541" w:type="dxa"/>
            <w:tcBorders>
              <w:bottom w:val="single" w:sz="0" w:space="0" w:color="auto"/>
            </w:tcBorders>
            <w:vAlign w:val="bottom"/>
          </w:tcPr>
          <w:p w14:paraId="59A4D1FE" w14:textId="77777777" w:rsidR="004113E9" w:rsidRDefault="00BB0DCE">
            <w:pPr>
              <w:pStyle w:val="Compact"/>
              <w:jc w:val="right"/>
            </w:pPr>
            <w:r>
              <w:t>p0</w:t>
            </w:r>
          </w:p>
        </w:tc>
        <w:tc>
          <w:tcPr>
            <w:tcW w:w="703" w:type="dxa"/>
            <w:tcBorders>
              <w:bottom w:val="single" w:sz="0" w:space="0" w:color="auto"/>
            </w:tcBorders>
            <w:vAlign w:val="bottom"/>
          </w:tcPr>
          <w:p w14:paraId="2318F4B6" w14:textId="77777777" w:rsidR="004113E9" w:rsidRDefault="00BB0DCE">
            <w:pPr>
              <w:pStyle w:val="Compact"/>
              <w:jc w:val="right"/>
            </w:pPr>
            <w:r>
              <w:t>p25</w:t>
            </w:r>
          </w:p>
        </w:tc>
        <w:tc>
          <w:tcPr>
            <w:tcW w:w="703" w:type="dxa"/>
            <w:tcBorders>
              <w:bottom w:val="single" w:sz="0" w:space="0" w:color="auto"/>
            </w:tcBorders>
            <w:vAlign w:val="bottom"/>
          </w:tcPr>
          <w:p w14:paraId="0F70B220" w14:textId="77777777" w:rsidR="004113E9" w:rsidRDefault="00BB0DCE">
            <w:pPr>
              <w:pStyle w:val="Compact"/>
              <w:jc w:val="right"/>
            </w:pPr>
            <w:r>
              <w:t>p50</w:t>
            </w:r>
          </w:p>
        </w:tc>
        <w:tc>
          <w:tcPr>
            <w:tcW w:w="703" w:type="dxa"/>
            <w:tcBorders>
              <w:bottom w:val="single" w:sz="0" w:space="0" w:color="auto"/>
            </w:tcBorders>
            <w:vAlign w:val="bottom"/>
          </w:tcPr>
          <w:p w14:paraId="716E3E74" w14:textId="77777777" w:rsidR="004113E9" w:rsidRDefault="00BB0DCE">
            <w:pPr>
              <w:pStyle w:val="Compact"/>
              <w:jc w:val="right"/>
            </w:pPr>
            <w:r>
              <w:t>p75</w:t>
            </w:r>
          </w:p>
        </w:tc>
        <w:tc>
          <w:tcPr>
            <w:tcW w:w="784" w:type="dxa"/>
            <w:tcBorders>
              <w:bottom w:val="single" w:sz="0" w:space="0" w:color="auto"/>
            </w:tcBorders>
            <w:vAlign w:val="bottom"/>
          </w:tcPr>
          <w:p w14:paraId="2D5ED743" w14:textId="77777777" w:rsidR="004113E9" w:rsidRDefault="00BB0DCE">
            <w:pPr>
              <w:pStyle w:val="Compact"/>
              <w:jc w:val="right"/>
            </w:pPr>
            <w:r>
              <w:t>p100</w:t>
            </w:r>
          </w:p>
        </w:tc>
        <w:tc>
          <w:tcPr>
            <w:tcW w:w="409" w:type="pct"/>
            <w:tcBorders>
              <w:bottom w:val="single" w:sz="0" w:space="0" w:color="auto"/>
            </w:tcBorders>
            <w:vAlign w:val="bottom"/>
          </w:tcPr>
          <w:p w14:paraId="2A74E734" w14:textId="77777777" w:rsidR="004113E9" w:rsidRDefault="00BB0DCE">
            <w:pPr>
              <w:pStyle w:val="Compact"/>
            </w:pPr>
            <w:r>
              <w:t>hist</w:t>
            </w:r>
          </w:p>
        </w:tc>
      </w:tr>
      <w:tr w:rsidR="004113E9" w14:paraId="3A3226C1" w14:textId="77777777" w:rsidTr="002A6B03">
        <w:tc>
          <w:tcPr>
            <w:tcW w:w="1631" w:type="dxa"/>
          </w:tcPr>
          <w:p w14:paraId="7D6380FA" w14:textId="77777777" w:rsidR="004113E9" w:rsidRDefault="00BB0DCE">
            <w:pPr>
              <w:pStyle w:val="Compact"/>
            </w:pPr>
            <w:r>
              <w:t>id_student</w:t>
            </w:r>
          </w:p>
        </w:tc>
        <w:tc>
          <w:tcPr>
            <w:tcW w:w="835" w:type="dxa"/>
          </w:tcPr>
          <w:p w14:paraId="6D57E69C" w14:textId="77777777" w:rsidR="004113E9" w:rsidRDefault="00BB0DCE">
            <w:pPr>
              <w:pStyle w:val="Compact"/>
              <w:jc w:val="right"/>
            </w:pPr>
            <w:r>
              <w:t>0</w:t>
            </w:r>
          </w:p>
        </w:tc>
        <w:tc>
          <w:tcPr>
            <w:tcW w:w="508" w:type="pct"/>
          </w:tcPr>
          <w:p w14:paraId="6036EF2C" w14:textId="77777777" w:rsidR="004113E9" w:rsidRDefault="00BB0DCE">
            <w:pPr>
              <w:pStyle w:val="Compact"/>
              <w:jc w:val="right"/>
            </w:pPr>
            <w:r>
              <w:t>1.00</w:t>
            </w:r>
          </w:p>
        </w:tc>
        <w:tc>
          <w:tcPr>
            <w:tcW w:w="535" w:type="pct"/>
          </w:tcPr>
          <w:p w14:paraId="3682589B" w14:textId="77777777" w:rsidR="004113E9" w:rsidRDefault="00BB0DCE">
            <w:pPr>
              <w:pStyle w:val="Compact"/>
              <w:jc w:val="right"/>
            </w:pPr>
            <w:r>
              <w:t>704970.61</w:t>
            </w:r>
          </w:p>
        </w:tc>
        <w:tc>
          <w:tcPr>
            <w:tcW w:w="895" w:type="dxa"/>
          </w:tcPr>
          <w:p w14:paraId="418E022F" w14:textId="77777777" w:rsidR="004113E9" w:rsidRDefault="00BB0DCE">
            <w:pPr>
              <w:pStyle w:val="Compact"/>
              <w:jc w:val="right"/>
            </w:pPr>
            <w:r>
              <w:t>551538.73</w:t>
            </w:r>
          </w:p>
        </w:tc>
        <w:tc>
          <w:tcPr>
            <w:tcW w:w="541" w:type="dxa"/>
          </w:tcPr>
          <w:p w14:paraId="7FF690AC" w14:textId="77777777" w:rsidR="004113E9" w:rsidRDefault="00BB0DCE">
            <w:pPr>
              <w:pStyle w:val="Compact"/>
              <w:jc w:val="right"/>
            </w:pPr>
            <w:r>
              <w:t>3733</w:t>
            </w:r>
          </w:p>
        </w:tc>
        <w:tc>
          <w:tcPr>
            <w:tcW w:w="703" w:type="dxa"/>
          </w:tcPr>
          <w:p w14:paraId="31192141" w14:textId="77777777" w:rsidR="004113E9" w:rsidRDefault="00BB0DCE">
            <w:pPr>
              <w:pStyle w:val="Compact"/>
              <w:jc w:val="right"/>
            </w:pPr>
            <w:r>
              <w:t>505199</w:t>
            </w:r>
          </w:p>
        </w:tc>
        <w:tc>
          <w:tcPr>
            <w:tcW w:w="703" w:type="dxa"/>
          </w:tcPr>
          <w:p w14:paraId="2C1D7D60" w14:textId="77777777" w:rsidR="004113E9" w:rsidRDefault="00BB0DCE">
            <w:pPr>
              <w:pStyle w:val="Compact"/>
              <w:jc w:val="right"/>
            </w:pPr>
            <w:r>
              <w:t>585503</w:t>
            </w:r>
          </w:p>
        </w:tc>
        <w:tc>
          <w:tcPr>
            <w:tcW w:w="703" w:type="dxa"/>
          </w:tcPr>
          <w:p w14:paraId="025F9FA6" w14:textId="77777777" w:rsidR="004113E9" w:rsidRDefault="00BB0DCE">
            <w:pPr>
              <w:pStyle w:val="Compact"/>
              <w:jc w:val="right"/>
            </w:pPr>
            <w:r>
              <w:t>634646</w:t>
            </w:r>
          </w:p>
        </w:tc>
        <w:tc>
          <w:tcPr>
            <w:tcW w:w="784" w:type="dxa"/>
          </w:tcPr>
          <w:p w14:paraId="297C59A1" w14:textId="77777777" w:rsidR="004113E9" w:rsidRDefault="00BB0DCE">
            <w:pPr>
              <w:pStyle w:val="Compact"/>
              <w:jc w:val="right"/>
            </w:pPr>
            <w:r>
              <w:t>2716795</w:t>
            </w:r>
          </w:p>
        </w:tc>
        <w:tc>
          <w:tcPr>
            <w:tcW w:w="409" w:type="pct"/>
          </w:tcPr>
          <w:p w14:paraId="2287436B" w14:textId="77777777" w:rsidR="004113E9" w:rsidRDefault="00BB0DCE">
            <w:pPr>
              <w:pStyle w:val="Compact"/>
            </w:pPr>
            <w:r>
              <w:t>▅▇▁▁▁</w:t>
            </w:r>
          </w:p>
        </w:tc>
      </w:tr>
      <w:tr w:rsidR="004113E9" w14:paraId="2DBD2E2D" w14:textId="77777777" w:rsidTr="002A6B03">
        <w:tc>
          <w:tcPr>
            <w:tcW w:w="1631" w:type="dxa"/>
          </w:tcPr>
          <w:p w14:paraId="31058D82" w14:textId="77777777" w:rsidR="004113E9" w:rsidRDefault="00BB0DCE">
            <w:pPr>
              <w:pStyle w:val="Compact"/>
            </w:pPr>
            <w:r>
              <w:t>num_of_prev_attempts</w:t>
            </w:r>
          </w:p>
        </w:tc>
        <w:tc>
          <w:tcPr>
            <w:tcW w:w="835" w:type="dxa"/>
          </w:tcPr>
          <w:p w14:paraId="3D12946F" w14:textId="77777777" w:rsidR="004113E9" w:rsidRDefault="00BB0DCE">
            <w:pPr>
              <w:pStyle w:val="Compact"/>
              <w:jc w:val="right"/>
            </w:pPr>
            <w:r>
              <w:t>0</w:t>
            </w:r>
          </w:p>
        </w:tc>
        <w:tc>
          <w:tcPr>
            <w:tcW w:w="508" w:type="pct"/>
          </w:tcPr>
          <w:p w14:paraId="0CD548DC" w14:textId="77777777" w:rsidR="004113E9" w:rsidRDefault="00BB0DCE">
            <w:pPr>
              <w:pStyle w:val="Compact"/>
              <w:jc w:val="right"/>
            </w:pPr>
            <w:r>
              <w:t>1.00</w:t>
            </w:r>
          </w:p>
        </w:tc>
        <w:tc>
          <w:tcPr>
            <w:tcW w:w="535" w:type="pct"/>
          </w:tcPr>
          <w:p w14:paraId="6D58CDED" w14:textId="77777777" w:rsidR="004113E9" w:rsidRDefault="00BB0DCE">
            <w:pPr>
              <w:pStyle w:val="Compact"/>
              <w:jc w:val="right"/>
            </w:pPr>
            <w:r>
              <w:t>0.15</w:t>
            </w:r>
          </w:p>
        </w:tc>
        <w:tc>
          <w:tcPr>
            <w:tcW w:w="895" w:type="dxa"/>
          </w:tcPr>
          <w:p w14:paraId="02E0EB2C" w14:textId="77777777" w:rsidR="004113E9" w:rsidRDefault="00BB0DCE">
            <w:pPr>
              <w:pStyle w:val="Compact"/>
              <w:jc w:val="right"/>
            </w:pPr>
            <w:r>
              <w:t>0.45</w:t>
            </w:r>
          </w:p>
        </w:tc>
        <w:tc>
          <w:tcPr>
            <w:tcW w:w="541" w:type="dxa"/>
          </w:tcPr>
          <w:p w14:paraId="09AAA405" w14:textId="77777777" w:rsidR="004113E9" w:rsidRDefault="00BB0DCE">
            <w:pPr>
              <w:pStyle w:val="Compact"/>
              <w:jc w:val="right"/>
            </w:pPr>
            <w:r>
              <w:t>0</w:t>
            </w:r>
          </w:p>
        </w:tc>
        <w:tc>
          <w:tcPr>
            <w:tcW w:w="703" w:type="dxa"/>
          </w:tcPr>
          <w:p w14:paraId="72630DA9" w14:textId="77777777" w:rsidR="004113E9" w:rsidRDefault="00BB0DCE">
            <w:pPr>
              <w:pStyle w:val="Compact"/>
              <w:jc w:val="right"/>
            </w:pPr>
            <w:r>
              <w:t>0</w:t>
            </w:r>
          </w:p>
        </w:tc>
        <w:tc>
          <w:tcPr>
            <w:tcW w:w="703" w:type="dxa"/>
          </w:tcPr>
          <w:p w14:paraId="5D1005EB" w14:textId="77777777" w:rsidR="004113E9" w:rsidRDefault="00BB0DCE">
            <w:pPr>
              <w:pStyle w:val="Compact"/>
              <w:jc w:val="right"/>
            </w:pPr>
            <w:r>
              <w:t>0</w:t>
            </w:r>
          </w:p>
        </w:tc>
        <w:tc>
          <w:tcPr>
            <w:tcW w:w="703" w:type="dxa"/>
          </w:tcPr>
          <w:p w14:paraId="4ABFEAE7" w14:textId="77777777" w:rsidR="004113E9" w:rsidRDefault="00BB0DCE">
            <w:pPr>
              <w:pStyle w:val="Compact"/>
              <w:jc w:val="right"/>
            </w:pPr>
            <w:r>
              <w:t>0</w:t>
            </w:r>
          </w:p>
        </w:tc>
        <w:tc>
          <w:tcPr>
            <w:tcW w:w="784" w:type="dxa"/>
          </w:tcPr>
          <w:p w14:paraId="3FA3744A" w14:textId="77777777" w:rsidR="004113E9" w:rsidRDefault="00BB0DCE">
            <w:pPr>
              <w:pStyle w:val="Compact"/>
              <w:jc w:val="right"/>
            </w:pPr>
            <w:r>
              <w:t>6</w:t>
            </w:r>
          </w:p>
        </w:tc>
        <w:tc>
          <w:tcPr>
            <w:tcW w:w="409" w:type="pct"/>
          </w:tcPr>
          <w:p w14:paraId="7CB10296" w14:textId="77777777" w:rsidR="004113E9" w:rsidRDefault="00BB0DCE">
            <w:pPr>
              <w:pStyle w:val="Compact"/>
            </w:pPr>
            <w:r>
              <w:t>▇▁▁▁▁</w:t>
            </w:r>
          </w:p>
        </w:tc>
      </w:tr>
      <w:tr w:rsidR="004113E9" w14:paraId="2D3DE60E" w14:textId="77777777" w:rsidTr="002A6B03">
        <w:tc>
          <w:tcPr>
            <w:tcW w:w="1631" w:type="dxa"/>
          </w:tcPr>
          <w:p w14:paraId="4DA14D96" w14:textId="77777777" w:rsidR="004113E9" w:rsidRDefault="00BB0DCE">
            <w:pPr>
              <w:pStyle w:val="Compact"/>
            </w:pPr>
            <w:r>
              <w:t>studied_credits</w:t>
            </w:r>
          </w:p>
        </w:tc>
        <w:tc>
          <w:tcPr>
            <w:tcW w:w="835" w:type="dxa"/>
          </w:tcPr>
          <w:p w14:paraId="402A5A25" w14:textId="77777777" w:rsidR="004113E9" w:rsidRDefault="00BB0DCE">
            <w:pPr>
              <w:pStyle w:val="Compact"/>
              <w:jc w:val="right"/>
            </w:pPr>
            <w:r>
              <w:t>0</w:t>
            </w:r>
          </w:p>
        </w:tc>
        <w:tc>
          <w:tcPr>
            <w:tcW w:w="508" w:type="pct"/>
          </w:tcPr>
          <w:p w14:paraId="33D11170" w14:textId="77777777" w:rsidR="004113E9" w:rsidRDefault="00BB0DCE">
            <w:pPr>
              <w:pStyle w:val="Compact"/>
              <w:jc w:val="right"/>
            </w:pPr>
            <w:r>
              <w:t>1.00</w:t>
            </w:r>
          </w:p>
        </w:tc>
        <w:tc>
          <w:tcPr>
            <w:tcW w:w="535" w:type="pct"/>
          </w:tcPr>
          <w:p w14:paraId="7696C0EA" w14:textId="77777777" w:rsidR="004113E9" w:rsidRDefault="00BB0DCE">
            <w:pPr>
              <w:pStyle w:val="Compact"/>
              <w:jc w:val="right"/>
            </w:pPr>
            <w:r>
              <w:t>77.32</w:t>
            </w:r>
          </w:p>
        </w:tc>
        <w:tc>
          <w:tcPr>
            <w:tcW w:w="895" w:type="dxa"/>
          </w:tcPr>
          <w:p w14:paraId="1073B8F0" w14:textId="77777777" w:rsidR="004113E9" w:rsidRDefault="00BB0DCE">
            <w:pPr>
              <w:pStyle w:val="Compact"/>
              <w:jc w:val="right"/>
            </w:pPr>
            <w:r>
              <w:t>37.92</w:t>
            </w:r>
          </w:p>
        </w:tc>
        <w:tc>
          <w:tcPr>
            <w:tcW w:w="541" w:type="dxa"/>
          </w:tcPr>
          <w:p w14:paraId="428A8044" w14:textId="77777777" w:rsidR="004113E9" w:rsidRDefault="00BB0DCE">
            <w:pPr>
              <w:pStyle w:val="Compact"/>
              <w:jc w:val="right"/>
            </w:pPr>
            <w:r>
              <w:t>30</w:t>
            </w:r>
          </w:p>
        </w:tc>
        <w:tc>
          <w:tcPr>
            <w:tcW w:w="703" w:type="dxa"/>
          </w:tcPr>
          <w:p w14:paraId="56678991" w14:textId="77777777" w:rsidR="004113E9" w:rsidRDefault="00BB0DCE">
            <w:pPr>
              <w:pStyle w:val="Compact"/>
              <w:jc w:val="right"/>
            </w:pPr>
            <w:r>
              <w:t>60</w:t>
            </w:r>
          </w:p>
        </w:tc>
        <w:tc>
          <w:tcPr>
            <w:tcW w:w="703" w:type="dxa"/>
          </w:tcPr>
          <w:p w14:paraId="5D1569D9" w14:textId="77777777" w:rsidR="004113E9" w:rsidRDefault="00BB0DCE">
            <w:pPr>
              <w:pStyle w:val="Compact"/>
              <w:jc w:val="right"/>
            </w:pPr>
            <w:r>
              <w:t>60</w:t>
            </w:r>
          </w:p>
        </w:tc>
        <w:tc>
          <w:tcPr>
            <w:tcW w:w="703" w:type="dxa"/>
          </w:tcPr>
          <w:p w14:paraId="198A926F" w14:textId="77777777" w:rsidR="004113E9" w:rsidRDefault="00BB0DCE">
            <w:pPr>
              <w:pStyle w:val="Compact"/>
              <w:jc w:val="right"/>
            </w:pPr>
            <w:r>
              <w:t>90</w:t>
            </w:r>
          </w:p>
        </w:tc>
        <w:tc>
          <w:tcPr>
            <w:tcW w:w="784" w:type="dxa"/>
          </w:tcPr>
          <w:p w14:paraId="742075AD" w14:textId="77777777" w:rsidR="004113E9" w:rsidRDefault="00BB0DCE">
            <w:pPr>
              <w:pStyle w:val="Compact"/>
              <w:jc w:val="right"/>
            </w:pPr>
            <w:r>
              <w:t>655</w:t>
            </w:r>
          </w:p>
        </w:tc>
        <w:tc>
          <w:tcPr>
            <w:tcW w:w="409" w:type="pct"/>
          </w:tcPr>
          <w:p w14:paraId="1C4F6762" w14:textId="77777777" w:rsidR="004113E9" w:rsidRDefault="00BB0DCE">
            <w:pPr>
              <w:pStyle w:val="Compact"/>
            </w:pPr>
            <w:r>
              <w:t>▇▁▁▁▁</w:t>
            </w:r>
          </w:p>
        </w:tc>
      </w:tr>
      <w:tr w:rsidR="004113E9" w14:paraId="14425E41" w14:textId="77777777" w:rsidTr="002A6B03">
        <w:tc>
          <w:tcPr>
            <w:tcW w:w="1631" w:type="dxa"/>
          </w:tcPr>
          <w:p w14:paraId="3AAF7D8E" w14:textId="77777777" w:rsidR="004113E9" w:rsidRDefault="00BB0DCE">
            <w:pPr>
              <w:pStyle w:val="Compact"/>
            </w:pPr>
            <w:r>
              <w:t>id_assessment</w:t>
            </w:r>
          </w:p>
        </w:tc>
        <w:tc>
          <w:tcPr>
            <w:tcW w:w="835" w:type="dxa"/>
          </w:tcPr>
          <w:p w14:paraId="79707B96" w14:textId="77777777" w:rsidR="004113E9" w:rsidRDefault="00BB0DCE">
            <w:pPr>
              <w:pStyle w:val="Compact"/>
              <w:jc w:val="right"/>
            </w:pPr>
            <w:r>
              <w:t>6750</w:t>
            </w:r>
          </w:p>
        </w:tc>
        <w:tc>
          <w:tcPr>
            <w:tcW w:w="508" w:type="pct"/>
          </w:tcPr>
          <w:p w14:paraId="6B4222E0" w14:textId="77777777" w:rsidR="004113E9" w:rsidRDefault="00BB0DCE">
            <w:pPr>
              <w:pStyle w:val="Compact"/>
              <w:jc w:val="right"/>
            </w:pPr>
            <w:r>
              <w:t>0.96</w:t>
            </w:r>
          </w:p>
        </w:tc>
        <w:tc>
          <w:tcPr>
            <w:tcW w:w="535" w:type="pct"/>
          </w:tcPr>
          <w:p w14:paraId="6340CF1A" w14:textId="77777777" w:rsidR="004113E9" w:rsidRDefault="00BB0DCE">
            <w:pPr>
              <w:pStyle w:val="Compact"/>
              <w:jc w:val="right"/>
            </w:pPr>
            <w:r>
              <w:t>26553.80</w:t>
            </w:r>
          </w:p>
        </w:tc>
        <w:tc>
          <w:tcPr>
            <w:tcW w:w="895" w:type="dxa"/>
          </w:tcPr>
          <w:p w14:paraId="48560FA8" w14:textId="77777777" w:rsidR="004113E9" w:rsidRDefault="00BB0DCE">
            <w:pPr>
              <w:pStyle w:val="Compact"/>
              <w:jc w:val="right"/>
            </w:pPr>
            <w:r>
              <w:t>8829.78</w:t>
            </w:r>
          </w:p>
        </w:tc>
        <w:tc>
          <w:tcPr>
            <w:tcW w:w="541" w:type="dxa"/>
          </w:tcPr>
          <w:p w14:paraId="28A3797F" w14:textId="77777777" w:rsidR="004113E9" w:rsidRDefault="00BB0DCE">
            <w:pPr>
              <w:pStyle w:val="Compact"/>
              <w:jc w:val="right"/>
            </w:pPr>
            <w:r>
              <w:t>1752</w:t>
            </w:r>
          </w:p>
        </w:tc>
        <w:tc>
          <w:tcPr>
            <w:tcW w:w="703" w:type="dxa"/>
          </w:tcPr>
          <w:p w14:paraId="2278D255" w14:textId="77777777" w:rsidR="004113E9" w:rsidRDefault="00BB0DCE">
            <w:pPr>
              <w:pStyle w:val="Compact"/>
              <w:jc w:val="right"/>
            </w:pPr>
            <w:r>
              <w:t>15022</w:t>
            </w:r>
          </w:p>
        </w:tc>
        <w:tc>
          <w:tcPr>
            <w:tcW w:w="703" w:type="dxa"/>
          </w:tcPr>
          <w:p w14:paraId="1029CE83" w14:textId="77777777" w:rsidR="004113E9" w:rsidRDefault="00BB0DCE">
            <w:pPr>
              <w:pStyle w:val="Compact"/>
              <w:jc w:val="right"/>
            </w:pPr>
            <w:r>
              <w:t>25359</w:t>
            </w:r>
          </w:p>
        </w:tc>
        <w:tc>
          <w:tcPr>
            <w:tcW w:w="703" w:type="dxa"/>
          </w:tcPr>
          <w:p w14:paraId="2EE443F1" w14:textId="77777777" w:rsidR="004113E9" w:rsidRDefault="00BB0DCE">
            <w:pPr>
              <w:pStyle w:val="Compact"/>
              <w:jc w:val="right"/>
            </w:pPr>
            <w:r>
              <w:t>34883</w:t>
            </w:r>
          </w:p>
        </w:tc>
        <w:tc>
          <w:tcPr>
            <w:tcW w:w="784" w:type="dxa"/>
          </w:tcPr>
          <w:p w14:paraId="060F51EA" w14:textId="77777777" w:rsidR="004113E9" w:rsidRDefault="00BB0DCE">
            <w:pPr>
              <w:pStyle w:val="Compact"/>
              <w:jc w:val="right"/>
            </w:pPr>
            <w:r>
              <w:t>37443</w:t>
            </w:r>
          </w:p>
        </w:tc>
        <w:tc>
          <w:tcPr>
            <w:tcW w:w="409" w:type="pct"/>
          </w:tcPr>
          <w:p w14:paraId="14C63DED" w14:textId="77777777" w:rsidR="004113E9" w:rsidRDefault="00BB0DCE">
            <w:pPr>
              <w:pStyle w:val="Compact"/>
            </w:pPr>
            <w:r>
              <w:t>▁▅▁▅▇</w:t>
            </w:r>
          </w:p>
        </w:tc>
      </w:tr>
      <w:tr w:rsidR="004113E9" w14:paraId="71B30F4B" w14:textId="77777777" w:rsidTr="002A6B03">
        <w:tc>
          <w:tcPr>
            <w:tcW w:w="1631" w:type="dxa"/>
          </w:tcPr>
          <w:p w14:paraId="51269D15" w14:textId="77777777" w:rsidR="004113E9" w:rsidRDefault="00BB0DCE">
            <w:pPr>
              <w:pStyle w:val="Compact"/>
            </w:pPr>
            <w:r>
              <w:t>date</w:t>
            </w:r>
          </w:p>
        </w:tc>
        <w:tc>
          <w:tcPr>
            <w:tcW w:w="835" w:type="dxa"/>
          </w:tcPr>
          <w:p w14:paraId="516514AE" w14:textId="77777777" w:rsidR="004113E9" w:rsidRDefault="00BB0DCE">
            <w:pPr>
              <w:pStyle w:val="Compact"/>
              <w:jc w:val="right"/>
            </w:pPr>
            <w:r>
              <w:t>9615</w:t>
            </w:r>
          </w:p>
        </w:tc>
        <w:tc>
          <w:tcPr>
            <w:tcW w:w="508" w:type="pct"/>
          </w:tcPr>
          <w:p w14:paraId="2DD74030" w14:textId="77777777" w:rsidR="004113E9" w:rsidRDefault="00BB0DCE">
            <w:pPr>
              <w:pStyle w:val="Compact"/>
              <w:jc w:val="right"/>
            </w:pPr>
            <w:r>
              <w:t>0.95</w:t>
            </w:r>
          </w:p>
        </w:tc>
        <w:tc>
          <w:tcPr>
            <w:tcW w:w="535" w:type="pct"/>
          </w:tcPr>
          <w:p w14:paraId="35C63746" w14:textId="77777777" w:rsidR="004113E9" w:rsidRDefault="00BB0DCE">
            <w:pPr>
              <w:pStyle w:val="Compact"/>
              <w:jc w:val="right"/>
            </w:pPr>
            <w:r>
              <w:t>130.61</w:t>
            </w:r>
          </w:p>
        </w:tc>
        <w:tc>
          <w:tcPr>
            <w:tcW w:w="895" w:type="dxa"/>
          </w:tcPr>
          <w:p w14:paraId="10433700" w14:textId="77777777" w:rsidR="004113E9" w:rsidRDefault="00BB0DCE">
            <w:pPr>
              <w:pStyle w:val="Compact"/>
              <w:jc w:val="right"/>
            </w:pPr>
            <w:r>
              <w:t>78.03</w:t>
            </w:r>
          </w:p>
        </w:tc>
        <w:tc>
          <w:tcPr>
            <w:tcW w:w="541" w:type="dxa"/>
          </w:tcPr>
          <w:p w14:paraId="7DA1A1CF" w14:textId="77777777" w:rsidR="004113E9" w:rsidRDefault="00BB0DCE">
            <w:pPr>
              <w:pStyle w:val="Compact"/>
              <w:jc w:val="right"/>
            </w:pPr>
            <w:r>
              <w:t>12</w:t>
            </w:r>
          </w:p>
        </w:tc>
        <w:tc>
          <w:tcPr>
            <w:tcW w:w="703" w:type="dxa"/>
          </w:tcPr>
          <w:p w14:paraId="3CC985D9" w14:textId="77777777" w:rsidR="004113E9" w:rsidRDefault="00BB0DCE">
            <w:pPr>
              <w:pStyle w:val="Compact"/>
              <w:jc w:val="right"/>
            </w:pPr>
            <w:r>
              <w:t>54</w:t>
            </w:r>
          </w:p>
        </w:tc>
        <w:tc>
          <w:tcPr>
            <w:tcW w:w="703" w:type="dxa"/>
          </w:tcPr>
          <w:p w14:paraId="1A20B538" w14:textId="77777777" w:rsidR="004113E9" w:rsidRDefault="00BB0DCE">
            <w:pPr>
              <w:pStyle w:val="Compact"/>
              <w:jc w:val="right"/>
            </w:pPr>
            <w:r>
              <w:t>129</w:t>
            </w:r>
          </w:p>
        </w:tc>
        <w:tc>
          <w:tcPr>
            <w:tcW w:w="703" w:type="dxa"/>
          </w:tcPr>
          <w:p w14:paraId="73D4E195" w14:textId="77777777" w:rsidR="004113E9" w:rsidRDefault="00BB0DCE">
            <w:pPr>
              <w:pStyle w:val="Compact"/>
              <w:jc w:val="right"/>
            </w:pPr>
            <w:r>
              <w:t>214</w:t>
            </w:r>
          </w:p>
        </w:tc>
        <w:tc>
          <w:tcPr>
            <w:tcW w:w="784" w:type="dxa"/>
          </w:tcPr>
          <w:p w14:paraId="48DF12D4" w14:textId="77777777" w:rsidR="004113E9" w:rsidRDefault="00BB0DCE">
            <w:pPr>
              <w:pStyle w:val="Compact"/>
              <w:jc w:val="right"/>
            </w:pPr>
            <w:r>
              <w:t>261</w:t>
            </w:r>
          </w:p>
        </w:tc>
        <w:tc>
          <w:tcPr>
            <w:tcW w:w="409" w:type="pct"/>
          </w:tcPr>
          <w:p w14:paraId="30E2390A" w14:textId="77777777" w:rsidR="004113E9" w:rsidRDefault="00BB0DCE">
            <w:pPr>
              <w:pStyle w:val="Compact"/>
            </w:pPr>
            <w:r>
              <w:t>▇▅▅▃▇</w:t>
            </w:r>
          </w:p>
        </w:tc>
      </w:tr>
      <w:tr w:rsidR="004113E9" w14:paraId="237ED9DA" w14:textId="77777777" w:rsidTr="002A6B03">
        <w:tc>
          <w:tcPr>
            <w:tcW w:w="1631" w:type="dxa"/>
          </w:tcPr>
          <w:p w14:paraId="7D5EA834" w14:textId="77777777" w:rsidR="004113E9" w:rsidRDefault="00BB0DCE">
            <w:pPr>
              <w:pStyle w:val="Compact"/>
            </w:pPr>
            <w:r>
              <w:t>weight</w:t>
            </w:r>
          </w:p>
        </w:tc>
        <w:tc>
          <w:tcPr>
            <w:tcW w:w="835" w:type="dxa"/>
          </w:tcPr>
          <w:p w14:paraId="3367CBC0" w14:textId="77777777" w:rsidR="004113E9" w:rsidRDefault="00BB0DCE">
            <w:pPr>
              <w:pStyle w:val="Compact"/>
              <w:jc w:val="right"/>
            </w:pPr>
            <w:r>
              <w:t>6750</w:t>
            </w:r>
          </w:p>
        </w:tc>
        <w:tc>
          <w:tcPr>
            <w:tcW w:w="508" w:type="pct"/>
          </w:tcPr>
          <w:p w14:paraId="30005E24" w14:textId="77777777" w:rsidR="004113E9" w:rsidRDefault="00BB0DCE">
            <w:pPr>
              <w:pStyle w:val="Compact"/>
              <w:jc w:val="right"/>
            </w:pPr>
            <w:r>
              <w:t>0.96</w:t>
            </w:r>
          </w:p>
        </w:tc>
        <w:tc>
          <w:tcPr>
            <w:tcW w:w="535" w:type="pct"/>
          </w:tcPr>
          <w:p w14:paraId="1928594E" w14:textId="77777777" w:rsidR="004113E9" w:rsidRDefault="00BB0DCE">
            <w:pPr>
              <w:pStyle w:val="Compact"/>
              <w:jc w:val="right"/>
            </w:pPr>
            <w:r>
              <w:t>12.74</w:t>
            </w:r>
          </w:p>
        </w:tc>
        <w:tc>
          <w:tcPr>
            <w:tcW w:w="895" w:type="dxa"/>
          </w:tcPr>
          <w:p w14:paraId="3BF6D117" w14:textId="77777777" w:rsidR="004113E9" w:rsidRDefault="00BB0DCE">
            <w:pPr>
              <w:pStyle w:val="Compact"/>
              <w:jc w:val="right"/>
            </w:pPr>
            <w:r>
              <w:t>17.88</w:t>
            </w:r>
          </w:p>
        </w:tc>
        <w:tc>
          <w:tcPr>
            <w:tcW w:w="541" w:type="dxa"/>
          </w:tcPr>
          <w:p w14:paraId="06C02B56" w14:textId="77777777" w:rsidR="004113E9" w:rsidRDefault="00BB0DCE">
            <w:pPr>
              <w:pStyle w:val="Compact"/>
              <w:jc w:val="right"/>
            </w:pPr>
            <w:r>
              <w:t>0</w:t>
            </w:r>
          </w:p>
        </w:tc>
        <w:tc>
          <w:tcPr>
            <w:tcW w:w="703" w:type="dxa"/>
          </w:tcPr>
          <w:p w14:paraId="154B3CC4" w14:textId="77777777" w:rsidR="004113E9" w:rsidRDefault="00BB0DCE">
            <w:pPr>
              <w:pStyle w:val="Compact"/>
              <w:jc w:val="right"/>
            </w:pPr>
            <w:r>
              <w:t>0</w:t>
            </w:r>
          </w:p>
        </w:tc>
        <w:tc>
          <w:tcPr>
            <w:tcW w:w="703" w:type="dxa"/>
          </w:tcPr>
          <w:p w14:paraId="0266D95D" w14:textId="77777777" w:rsidR="004113E9" w:rsidRDefault="00BB0DCE">
            <w:pPr>
              <w:pStyle w:val="Compact"/>
              <w:jc w:val="right"/>
            </w:pPr>
            <w:r>
              <w:t>9</w:t>
            </w:r>
          </w:p>
        </w:tc>
        <w:tc>
          <w:tcPr>
            <w:tcW w:w="703" w:type="dxa"/>
          </w:tcPr>
          <w:p w14:paraId="3EAD7411" w14:textId="77777777" w:rsidR="004113E9" w:rsidRDefault="00BB0DCE">
            <w:pPr>
              <w:pStyle w:val="Compact"/>
              <w:jc w:val="right"/>
            </w:pPr>
            <w:r>
              <w:t>18</w:t>
            </w:r>
          </w:p>
        </w:tc>
        <w:tc>
          <w:tcPr>
            <w:tcW w:w="784" w:type="dxa"/>
          </w:tcPr>
          <w:p w14:paraId="1F4A7B42" w14:textId="77777777" w:rsidR="004113E9" w:rsidRDefault="00BB0DCE">
            <w:pPr>
              <w:pStyle w:val="Compact"/>
              <w:jc w:val="right"/>
            </w:pPr>
            <w:r>
              <w:t>100</w:t>
            </w:r>
          </w:p>
        </w:tc>
        <w:tc>
          <w:tcPr>
            <w:tcW w:w="409" w:type="pct"/>
          </w:tcPr>
          <w:p w14:paraId="07675D9C" w14:textId="77777777" w:rsidR="004113E9" w:rsidRDefault="00BB0DCE">
            <w:pPr>
              <w:pStyle w:val="Compact"/>
            </w:pPr>
            <w:r>
              <w:t>▇▂▁▁▁</w:t>
            </w:r>
          </w:p>
        </w:tc>
      </w:tr>
      <w:tr w:rsidR="004113E9" w14:paraId="37523736" w14:textId="77777777" w:rsidTr="002A6B03">
        <w:tc>
          <w:tcPr>
            <w:tcW w:w="1631" w:type="dxa"/>
          </w:tcPr>
          <w:p w14:paraId="5478522A" w14:textId="77777777" w:rsidR="004113E9" w:rsidRDefault="00BB0DCE">
            <w:pPr>
              <w:pStyle w:val="Compact"/>
            </w:pPr>
            <w:r>
              <w:t>date_submitted</w:t>
            </w:r>
          </w:p>
        </w:tc>
        <w:tc>
          <w:tcPr>
            <w:tcW w:w="835" w:type="dxa"/>
          </w:tcPr>
          <w:p w14:paraId="26F50A86" w14:textId="77777777" w:rsidR="004113E9" w:rsidRDefault="00BB0DCE">
            <w:pPr>
              <w:pStyle w:val="Compact"/>
              <w:jc w:val="right"/>
            </w:pPr>
            <w:r>
              <w:t>6750</w:t>
            </w:r>
          </w:p>
        </w:tc>
        <w:tc>
          <w:tcPr>
            <w:tcW w:w="508" w:type="pct"/>
          </w:tcPr>
          <w:p w14:paraId="21A1746C" w14:textId="77777777" w:rsidR="004113E9" w:rsidRDefault="00BB0DCE">
            <w:pPr>
              <w:pStyle w:val="Compact"/>
              <w:jc w:val="right"/>
            </w:pPr>
            <w:r>
              <w:t>0.96</w:t>
            </w:r>
          </w:p>
        </w:tc>
        <w:tc>
          <w:tcPr>
            <w:tcW w:w="535" w:type="pct"/>
          </w:tcPr>
          <w:p w14:paraId="49FC207C" w14:textId="77777777" w:rsidR="004113E9" w:rsidRDefault="00BB0DCE">
            <w:pPr>
              <w:pStyle w:val="Compact"/>
              <w:jc w:val="right"/>
            </w:pPr>
            <w:r>
              <w:t>116.03</w:t>
            </w:r>
          </w:p>
        </w:tc>
        <w:tc>
          <w:tcPr>
            <w:tcW w:w="895" w:type="dxa"/>
          </w:tcPr>
          <w:p w14:paraId="6877194C" w14:textId="77777777" w:rsidR="004113E9" w:rsidRDefault="00BB0DCE">
            <w:pPr>
              <w:pStyle w:val="Compact"/>
              <w:jc w:val="right"/>
            </w:pPr>
            <w:r>
              <w:t>71.48</w:t>
            </w:r>
          </w:p>
        </w:tc>
        <w:tc>
          <w:tcPr>
            <w:tcW w:w="541" w:type="dxa"/>
          </w:tcPr>
          <w:p w14:paraId="3C127A29" w14:textId="77777777" w:rsidR="004113E9" w:rsidRDefault="00BB0DCE">
            <w:pPr>
              <w:pStyle w:val="Compact"/>
              <w:jc w:val="right"/>
            </w:pPr>
            <w:r>
              <w:t>-11</w:t>
            </w:r>
          </w:p>
        </w:tc>
        <w:tc>
          <w:tcPr>
            <w:tcW w:w="703" w:type="dxa"/>
          </w:tcPr>
          <w:p w14:paraId="2BE552E8" w14:textId="77777777" w:rsidR="004113E9" w:rsidRDefault="00BB0DCE">
            <w:pPr>
              <w:pStyle w:val="Compact"/>
              <w:jc w:val="right"/>
            </w:pPr>
            <w:r>
              <w:t>51</w:t>
            </w:r>
          </w:p>
        </w:tc>
        <w:tc>
          <w:tcPr>
            <w:tcW w:w="703" w:type="dxa"/>
          </w:tcPr>
          <w:p w14:paraId="17AA6A39" w14:textId="77777777" w:rsidR="004113E9" w:rsidRDefault="00BB0DCE">
            <w:pPr>
              <w:pStyle w:val="Compact"/>
              <w:jc w:val="right"/>
            </w:pPr>
            <w:r>
              <w:t>116</w:t>
            </w:r>
          </w:p>
        </w:tc>
        <w:tc>
          <w:tcPr>
            <w:tcW w:w="703" w:type="dxa"/>
          </w:tcPr>
          <w:p w14:paraId="7FB9BB4F" w14:textId="77777777" w:rsidR="004113E9" w:rsidRDefault="00BB0DCE">
            <w:pPr>
              <w:pStyle w:val="Compact"/>
              <w:jc w:val="right"/>
            </w:pPr>
            <w:r>
              <w:t>173</w:t>
            </w:r>
          </w:p>
        </w:tc>
        <w:tc>
          <w:tcPr>
            <w:tcW w:w="784" w:type="dxa"/>
          </w:tcPr>
          <w:p w14:paraId="1353C528" w14:textId="77777777" w:rsidR="004113E9" w:rsidRDefault="00BB0DCE">
            <w:pPr>
              <w:pStyle w:val="Compact"/>
              <w:jc w:val="right"/>
            </w:pPr>
            <w:r>
              <w:t>608</w:t>
            </w:r>
          </w:p>
        </w:tc>
        <w:tc>
          <w:tcPr>
            <w:tcW w:w="409" w:type="pct"/>
          </w:tcPr>
          <w:p w14:paraId="0FBF41F6" w14:textId="77777777" w:rsidR="004113E9" w:rsidRDefault="00BB0DCE">
            <w:pPr>
              <w:pStyle w:val="Compact"/>
            </w:pPr>
            <w:r>
              <w:t>▇▇▁▁▁</w:t>
            </w:r>
          </w:p>
        </w:tc>
      </w:tr>
      <w:tr w:rsidR="004113E9" w14:paraId="13D868CD" w14:textId="77777777" w:rsidTr="002A6B03">
        <w:tc>
          <w:tcPr>
            <w:tcW w:w="1631" w:type="dxa"/>
          </w:tcPr>
          <w:p w14:paraId="681CD8F9" w14:textId="77777777" w:rsidR="004113E9" w:rsidRDefault="00BB0DCE">
            <w:pPr>
              <w:pStyle w:val="Compact"/>
            </w:pPr>
            <w:r>
              <w:t>is_banked</w:t>
            </w:r>
          </w:p>
        </w:tc>
        <w:tc>
          <w:tcPr>
            <w:tcW w:w="835" w:type="dxa"/>
          </w:tcPr>
          <w:p w14:paraId="35BCB7CD" w14:textId="77777777" w:rsidR="004113E9" w:rsidRDefault="00BB0DCE">
            <w:pPr>
              <w:pStyle w:val="Compact"/>
              <w:jc w:val="right"/>
            </w:pPr>
            <w:r>
              <w:t>6750</w:t>
            </w:r>
          </w:p>
        </w:tc>
        <w:tc>
          <w:tcPr>
            <w:tcW w:w="508" w:type="pct"/>
          </w:tcPr>
          <w:p w14:paraId="23E40A2B" w14:textId="77777777" w:rsidR="004113E9" w:rsidRDefault="00BB0DCE">
            <w:pPr>
              <w:pStyle w:val="Compact"/>
              <w:jc w:val="right"/>
            </w:pPr>
            <w:r>
              <w:t>0.96</w:t>
            </w:r>
          </w:p>
        </w:tc>
        <w:tc>
          <w:tcPr>
            <w:tcW w:w="535" w:type="pct"/>
          </w:tcPr>
          <w:p w14:paraId="7E66CD2A" w14:textId="77777777" w:rsidR="004113E9" w:rsidRDefault="00BB0DCE">
            <w:pPr>
              <w:pStyle w:val="Compact"/>
              <w:jc w:val="right"/>
            </w:pPr>
            <w:r>
              <w:t>0.01</w:t>
            </w:r>
          </w:p>
        </w:tc>
        <w:tc>
          <w:tcPr>
            <w:tcW w:w="895" w:type="dxa"/>
          </w:tcPr>
          <w:p w14:paraId="48D9B147" w14:textId="77777777" w:rsidR="004113E9" w:rsidRDefault="00BB0DCE">
            <w:pPr>
              <w:pStyle w:val="Compact"/>
              <w:jc w:val="right"/>
            </w:pPr>
            <w:r>
              <w:t>0.10</w:t>
            </w:r>
          </w:p>
        </w:tc>
        <w:tc>
          <w:tcPr>
            <w:tcW w:w="541" w:type="dxa"/>
          </w:tcPr>
          <w:p w14:paraId="6272D5B8" w14:textId="77777777" w:rsidR="004113E9" w:rsidRDefault="00BB0DCE">
            <w:pPr>
              <w:pStyle w:val="Compact"/>
              <w:jc w:val="right"/>
            </w:pPr>
            <w:r>
              <w:t>0</w:t>
            </w:r>
          </w:p>
        </w:tc>
        <w:tc>
          <w:tcPr>
            <w:tcW w:w="703" w:type="dxa"/>
          </w:tcPr>
          <w:p w14:paraId="6A7DE762" w14:textId="77777777" w:rsidR="004113E9" w:rsidRDefault="00BB0DCE">
            <w:pPr>
              <w:pStyle w:val="Compact"/>
              <w:jc w:val="right"/>
            </w:pPr>
            <w:r>
              <w:t>0</w:t>
            </w:r>
          </w:p>
        </w:tc>
        <w:tc>
          <w:tcPr>
            <w:tcW w:w="703" w:type="dxa"/>
          </w:tcPr>
          <w:p w14:paraId="7B2277E2" w14:textId="77777777" w:rsidR="004113E9" w:rsidRDefault="00BB0DCE">
            <w:pPr>
              <w:pStyle w:val="Compact"/>
              <w:jc w:val="right"/>
            </w:pPr>
            <w:r>
              <w:t>0</w:t>
            </w:r>
          </w:p>
        </w:tc>
        <w:tc>
          <w:tcPr>
            <w:tcW w:w="703" w:type="dxa"/>
          </w:tcPr>
          <w:p w14:paraId="745E1EC5" w14:textId="77777777" w:rsidR="004113E9" w:rsidRDefault="00BB0DCE">
            <w:pPr>
              <w:pStyle w:val="Compact"/>
              <w:jc w:val="right"/>
            </w:pPr>
            <w:r>
              <w:t>0</w:t>
            </w:r>
          </w:p>
        </w:tc>
        <w:tc>
          <w:tcPr>
            <w:tcW w:w="784" w:type="dxa"/>
          </w:tcPr>
          <w:p w14:paraId="59CF6D91" w14:textId="77777777" w:rsidR="004113E9" w:rsidRDefault="00BB0DCE">
            <w:pPr>
              <w:pStyle w:val="Compact"/>
              <w:jc w:val="right"/>
            </w:pPr>
            <w:r>
              <w:t>1</w:t>
            </w:r>
          </w:p>
        </w:tc>
        <w:tc>
          <w:tcPr>
            <w:tcW w:w="409" w:type="pct"/>
          </w:tcPr>
          <w:p w14:paraId="05AB3337" w14:textId="77777777" w:rsidR="004113E9" w:rsidRDefault="00BB0DCE">
            <w:pPr>
              <w:pStyle w:val="Compact"/>
            </w:pPr>
            <w:r>
              <w:t>▇▁▁▁▁</w:t>
            </w:r>
          </w:p>
        </w:tc>
      </w:tr>
      <w:tr w:rsidR="004113E9" w14:paraId="3504B853" w14:textId="77777777" w:rsidTr="002A6B03">
        <w:tc>
          <w:tcPr>
            <w:tcW w:w="1631" w:type="dxa"/>
          </w:tcPr>
          <w:p w14:paraId="70392D34" w14:textId="77777777" w:rsidR="004113E9" w:rsidRDefault="00BB0DCE">
            <w:pPr>
              <w:pStyle w:val="Compact"/>
            </w:pPr>
            <w:r>
              <w:t>score</w:t>
            </w:r>
          </w:p>
        </w:tc>
        <w:tc>
          <w:tcPr>
            <w:tcW w:w="835" w:type="dxa"/>
          </w:tcPr>
          <w:p w14:paraId="5C880E96" w14:textId="77777777" w:rsidR="004113E9" w:rsidRDefault="00BB0DCE">
            <w:pPr>
              <w:pStyle w:val="Compact"/>
              <w:jc w:val="right"/>
            </w:pPr>
            <w:r>
              <w:t>6923</w:t>
            </w:r>
          </w:p>
        </w:tc>
        <w:tc>
          <w:tcPr>
            <w:tcW w:w="508" w:type="pct"/>
          </w:tcPr>
          <w:p w14:paraId="6AA48381" w14:textId="77777777" w:rsidR="004113E9" w:rsidRDefault="00BB0DCE">
            <w:pPr>
              <w:pStyle w:val="Compact"/>
              <w:jc w:val="right"/>
            </w:pPr>
            <w:r>
              <w:t>0.96</w:t>
            </w:r>
          </w:p>
        </w:tc>
        <w:tc>
          <w:tcPr>
            <w:tcW w:w="535" w:type="pct"/>
          </w:tcPr>
          <w:p w14:paraId="4455E519" w14:textId="77777777" w:rsidR="004113E9" w:rsidRDefault="00BB0DCE">
            <w:pPr>
              <w:pStyle w:val="Compact"/>
              <w:jc w:val="right"/>
            </w:pPr>
            <w:r>
              <w:t>75.80</w:t>
            </w:r>
          </w:p>
        </w:tc>
        <w:tc>
          <w:tcPr>
            <w:tcW w:w="895" w:type="dxa"/>
          </w:tcPr>
          <w:p w14:paraId="2E42C5E0" w14:textId="77777777" w:rsidR="004113E9" w:rsidRDefault="00BB0DCE">
            <w:pPr>
              <w:pStyle w:val="Compact"/>
              <w:jc w:val="right"/>
            </w:pPr>
            <w:r>
              <w:t>18.80</w:t>
            </w:r>
          </w:p>
        </w:tc>
        <w:tc>
          <w:tcPr>
            <w:tcW w:w="541" w:type="dxa"/>
          </w:tcPr>
          <w:p w14:paraId="52ADFB64" w14:textId="77777777" w:rsidR="004113E9" w:rsidRDefault="00BB0DCE">
            <w:pPr>
              <w:pStyle w:val="Compact"/>
              <w:jc w:val="right"/>
            </w:pPr>
            <w:r>
              <w:t>0</w:t>
            </w:r>
          </w:p>
        </w:tc>
        <w:tc>
          <w:tcPr>
            <w:tcW w:w="703" w:type="dxa"/>
          </w:tcPr>
          <w:p w14:paraId="7791FD12" w14:textId="77777777" w:rsidR="004113E9" w:rsidRDefault="00BB0DCE">
            <w:pPr>
              <w:pStyle w:val="Compact"/>
              <w:jc w:val="right"/>
            </w:pPr>
            <w:r>
              <w:t>65</w:t>
            </w:r>
          </w:p>
        </w:tc>
        <w:tc>
          <w:tcPr>
            <w:tcW w:w="703" w:type="dxa"/>
          </w:tcPr>
          <w:p w14:paraId="36A6A243" w14:textId="77777777" w:rsidR="004113E9" w:rsidRDefault="00BB0DCE">
            <w:pPr>
              <w:pStyle w:val="Compact"/>
              <w:jc w:val="right"/>
            </w:pPr>
            <w:r>
              <w:t>80</w:t>
            </w:r>
          </w:p>
        </w:tc>
        <w:tc>
          <w:tcPr>
            <w:tcW w:w="703" w:type="dxa"/>
          </w:tcPr>
          <w:p w14:paraId="31ABAE98" w14:textId="77777777" w:rsidR="004113E9" w:rsidRDefault="00BB0DCE">
            <w:pPr>
              <w:pStyle w:val="Compact"/>
              <w:jc w:val="right"/>
            </w:pPr>
            <w:r>
              <w:t>90</w:t>
            </w:r>
          </w:p>
        </w:tc>
        <w:tc>
          <w:tcPr>
            <w:tcW w:w="784" w:type="dxa"/>
          </w:tcPr>
          <w:p w14:paraId="2255D749" w14:textId="77777777" w:rsidR="004113E9" w:rsidRDefault="00BB0DCE">
            <w:pPr>
              <w:pStyle w:val="Compact"/>
              <w:jc w:val="right"/>
            </w:pPr>
            <w:r>
              <w:t>100</w:t>
            </w:r>
          </w:p>
        </w:tc>
        <w:tc>
          <w:tcPr>
            <w:tcW w:w="409" w:type="pct"/>
          </w:tcPr>
          <w:p w14:paraId="5230CBBB" w14:textId="77777777" w:rsidR="004113E9" w:rsidRDefault="00BB0DCE">
            <w:pPr>
              <w:pStyle w:val="Compact"/>
            </w:pPr>
            <w:r>
              <w:t>▁▁▂▇▇</w:t>
            </w:r>
          </w:p>
        </w:tc>
      </w:tr>
      <w:tr w:rsidR="00536E8A" w14:paraId="75BE63FC" w14:textId="77777777" w:rsidTr="002A6B03">
        <w:trPr>
          <w:ins w:id="286" w:author="Sanne Smith" w:date="2021-05-09T17:21:00Z"/>
        </w:trPr>
        <w:tc>
          <w:tcPr>
            <w:tcW w:w="1631" w:type="dxa"/>
          </w:tcPr>
          <w:p w14:paraId="72EF808B" w14:textId="240E9EA7" w:rsidR="00536E8A" w:rsidRDefault="00536E8A">
            <w:pPr>
              <w:pStyle w:val="Compact"/>
              <w:rPr>
                <w:ins w:id="287" w:author="Sanne Smith" w:date="2021-05-09T17:21:00Z"/>
              </w:rPr>
            </w:pPr>
            <w:ins w:id="288" w:author="Sanne Smith" w:date="2021-05-09T17:21:00Z">
              <w:r>
                <w:t>o</w:t>
              </w:r>
            </w:ins>
          </w:p>
        </w:tc>
        <w:tc>
          <w:tcPr>
            <w:tcW w:w="835" w:type="dxa"/>
          </w:tcPr>
          <w:p w14:paraId="69234F74" w14:textId="77777777" w:rsidR="00536E8A" w:rsidRDefault="00536E8A">
            <w:pPr>
              <w:pStyle w:val="Compact"/>
              <w:jc w:val="right"/>
              <w:rPr>
                <w:ins w:id="289" w:author="Sanne Smith" w:date="2021-05-09T17:21:00Z"/>
              </w:rPr>
            </w:pPr>
          </w:p>
        </w:tc>
        <w:tc>
          <w:tcPr>
            <w:tcW w:w="508" w:type="pct"/>
          </w:tcPr>
          <w:p w14:paraId="0AABF1D5" w14:textId="77777777" w:rsidR="00536E8A" w:rsidRDefault="00536E8A">
            <w:pPr>
              <w:pStyle w:val="Compact"/>
              <w:jc w:val="right"/>
              <w:rPr>
                <w:ins w:id="290" w:author="Sanne Smith" w:date="2021-05-09T17:21:00Z"/>
              </w:rPr>
            </w:pPr>
          </w:p>
        </w:tc>
        <w:tc>
          <w:tcPr>
            <w:tcW w:w="535" w:type="pct"/>
          </w:tcPr>
          <w:p w14:paraId="01691FF2" w14:textId="77777777" w:rsidR="00536E8A" w:rsidRDefault="00536E8A">
            <w:pPr>
              <w:pStyle w:val="Compact"/>
              <w:jc w:val="right"/>
              <w:rPr>
                <w:ins w:id="291" w:author="Sanne Smith" w:date="2021-05-09T17:21:00Z"/>
              </w:rPr>
            </w:pPr>
          </w:p>
        </w:tc>
        <w:tc>
          <w:tcPr>
            <w:tcW w:w="895" w:type="dxa"/>
          </w:tcPr>
          <w:p w14:paraId="38FB36CB" w14:textId="77777777" w:rsidR="00536E8A" w:rsidRDefault="00536E8A">
            <w:pPr>
              <w:pStyle w:val="Compact"/>
              <w:jc w:val="right"/>
              <w:rPr>
                <w:ins w:id="292" w:author="Sanne Smith" w:date="2021-05-09T17:21:00Z"/>
              </w:rPr>
            </w:pPr>
          </w:p>
        </w:tc>
        <w:tc>
          <w:tcPr>
            <w:tcW w:w="541" w:type="dxa"/>
          </w:tcPr>
          <w:p w14:paraId="1871E636" w14:textId="77777777" w:rsidR="00536E8A" w:rsidRDefault="00536E8A">
            <w:pPr>
              <w:pStyle w:val="Compact"/>
              <w:jc w:val="right"/>
              <w:rPr>
                <w:ins w:id="293" w:author="Sanne Smith" w:date="2021-05-09T17:21:00Z"/>
              </w:rPr>
            </w:pPr>
          </w:p>
        </w:tc>
        <w:tc>
          <w:tcPr>
            <w:tcW w:w="703" w:type="dxa"/>
          </w:tcPr>
          <w:p w14:paraId="64996A1A" w14:textId="77777777" w:rsidR="00536E8A" w:rsidRDefault="00536E8A">
            <w:pPr>
              <w:pStyle w:val="Compact"/>
              <w:jc w:val="right"/>
              <w:rPr>
                <w:ins w:id="294" w:author="Sanne Smith" w:date="2021-05-09T17:21:00Z"/>
              </w:rPr>
            </w:pPr>
          </w:p>
        </w:tc>
        <w:tc>
          <w:tcPr>
            <w:tcW w:w="703" w:type="dxa"/>
          </w:tcPr>
          <w:p w14:paraId="6C884208" w14:textId="77777777" w:rsidR="00536E8A" w:rsidRDefault="00536E8A">
            <w:pPr>
              <w:pStyle w:val="Compact"/>
              <w:jc w:val="right"/>
              <w:rPr>
                <w:ins w:id="295" w:author="Sanne Smith" w:date="2021-05-09T17:21:00Z"/>
              </w:rPr>
            </w:pPr>
          </w:p>
        </w:tc>
        <w:tc>
          <w:tcPr>
            <w:tcW w:w="703" w:type="dxa"/>
          </w:tcPr>
          <w:p w14:paraId="425A1DE6" w14:textId="77777777" w:rsidR="00536E8A" w:rsidRDefault="00536E8A">
            <w:pPr>
              <w:pStyle w:val="Compact"/>
              <w:jc w:val="right"/>
              <w:rPr>
                <w:ins w:id="296" w:author="Sanne Smith" w:date="2021-05-09T17:21:00Z"/>
              </w:rPr>
            </w:pPr>
          </w:p>
        </w:tc>
        <w:tc>
          <w:tcPr>
            <w:tcW w:w="784" w:type="dxa"/>
          </w:tcPr>
          <w:p w14:paraId="1639D71A" w14:textId="77777777" w:rsidR="00536E8A" w:rsidRDefault="00536E8A">
            <w:pPr>
              <w:pStyle w:val="Compact"/>
              <w:jc w:val="right"/>
              <w:rPr>
                <w:ins w:id="297" w:author="Sanne Smith" w:date="2021-05-09T17:21:00Z"/>
              </w:rPr>
            </w:pPr>
          </w:p>
        </w:tc>
        <w:tc>
          <w:tcPr>
            <w:tcW w:w="409" w:type="pct"/>
          </w:tcPr>
          <w:p w14:paraId="43FDAC0E" w14:textId="77777777" w:rsidR="00536E8A" w:rsidRDefault="00536E8A">
            <w:pPr>
              <w:pStyle w:val="Compact"/>
              <w:rPr>
                <w:ins w:id="298" w:author="Sanne Smith" w:date="2021-05-09T17:21:00Z"/>
              </w:rPr>
            </w:pPr>
          </w:p>
        </w:tc>
      </w:tr>
    </w:tbl>
    <w:p w14:paraId="335466C4" w14:textId="6683C06D" w:rsidR="002A6B03" w:rsidRDefault="00536E8A">
      <w:pPr>
        <w:pStyle w:val="SourceCode"/>
        <w:rPr>
          <w:rStyle w:val="CommentTok"/>
        </w:rPr>
      </w:pPr>
      <w:ins w:id="299" w:author="Sanne Smith" w:date="2021-05-09T17:21:00Z">
        <w:r>
          <w:rPr>
            <w:rStyle w:val="CommentTok"/>
          </w:rPr>
          <w:t xml:space="preserve">Ok phew foks with missing data on score are still in the data. But what are you going to do with </w:t>
        </w:r>
      </w:ins>
      <w:ins w:id="300" w:author="Sanne Smith" w:date="2021-05-09T17:22:00Z">
        <w:r>
          <w:rPr>
            <w:rStyle w:val="CommentTok"/>
          </w:rPr>
          <w:t>missing score values?</w:t>
        </w:r>
      </w:ins>
    </w:p>
    <w:p w14:paraId="11201781" w14:textId="4F3159F2" w:rsidR="004113E9" w:rsidRDefault="00BB0DCE">
      <w:pPr>
        <w:pStyle w:val="SourceCode"/>
      </w:pPr>
      <w:r>
        <w:rPr>
          <w:rStyle w:val="CommentTok"/>
        </w:rPr>
        <w:t>#Thoughts</w:t>
      </w:r>
      <w:r>
        <w:br/>
      </w:r>
      <w:r>
        <w:rPr>
          <w:rStyle w:val="CommentTok"/>
        </w:rPr>
        <w:t xml:space="preserve">#age, highest_ed, final_result - categorical </w:t>
      </w:r>
      <w:r>
        <w:br/>
      </w:r>
      <w:r>
        <w:rPr>
          <w:rStyle w:val="CommentTok"/>
        </w:rPr>
        <w:t>#Disability can be binary, gender can be binary (character)</w:t>
      </w:r>
      <w:r>
        <w:br/>
      </w:r>
      <w:r>
        <w:rPr>
          <w:rStyle w:val="CommentTok"/>
        </w:rPr>
        <w:t xml:space="preserve">#final_result might to just be completion or withdrawn </w:t>
      </w:r>
      <w:r>
        <w:br/>
      </w:r>
      <w:r>
        <w:rPr>
          <w:rStyle w:val="CommentTok"/>
        </w:rPr>
        <w:t xml:space="preserve">#imd_band - numeric </w:t>
      </w:r>
      <w:r>
        <w:br/>
      </w:r>
      <w:r>
        <w:br/>
      </w:r>
      <w:r>
        <w:rPr>
          <w:rStyle w:val="KeywordTok"/>
        </w:rPr>
        <w:t>sapply</w:t>
      </w:r>
      <w:r>
        <w:rPr>
          <w:rStyle w:val="NormalTok"/>
        </w:rPr>
        <w:t>(d, class)</w:t>
      </w:r>
    </w:p>
    <w:p w14:paraId="1732710E" w14:textId="21599312" w:rsidR="004113E9" w:rsidRDefault="00BB0DCE">
      <w:pPr>
        <w:pStyle w:val="SourceCode"/>
        <w:rPr>
          <w:ins w:id="301" w:author="Sanne Smith" w:date="2021-05-09T10:14:00Z"/>
          <w:rStyle w:val="VerbatimChar"/>
        </w:rPr>
      </w:pPr>
      <w:r>
        <w:rPr>
          <w:rStyle w:val="VerbatimChar"/>
        </w:rPr>
        <w:lastRenderedPageBreak/>
        <w:t xml:space="preserve">##          code_module    code_presentation           id_student </w:t>
      </w:r>
      <w:r>
        <w:br/>
      </w:r>
      <w:r>
        <w:rPr>
          <w:rStyle w:val="VerbatimChar"/>
        </w:rPr>
        <w:t xml:space="preserve">##          "character"          "character"            "numeric" </w:t>
      </w:r>
      <w:r>
        <w:br/>
      </w:r>
      <w:r>
        <w:rPr>
          <w:rStyle w:val="VerbatimChar"/>
        </w:rPr>
        <w:t xml:space="preserve">##               gender               region    highest_education </w:t>
      </w:r>
      <w:r>
        <w:br/>
      </w:r>
      <w:r>
        <w:rPr>
          <w:rStyle w:val="VerbatimChar"/>
        </w:rPr>
        <w:t xml:space="preserve">##          "character"          "character"          "character" </w:t>
      </w:r>
      <w:r>
        <w:br/>
      </w:r>
      <w:r>
        <w:rPr>
          <w:rStyle w:val="VerbatimChar"/>
        </w:rPr>
        <w:t xml:space="preserve">##             imd_band             age_band num_of_prev_attempts </w:t>
      </w:r>
      <w:r>
        <w:br/>
      </w:r>
      <w:r>
        <w:rPr>
          <w:rStyle w:val="VerbatimChar"/>
        </w:rPr>
        <w:t xml:space="preserve">##          "character"          "character"            "numeric" </w:t>
      </w:r>
      <w:r>
        <w:br/>
      </w:r>
      <w:r>
        <w:rPr>
          <w:rStyle w:val="VerbatimChar"/>
        </w:rPr>
        <w:t xml:space="preserve">##      studied_credits           disability         final_result </w:t>
      </w:r>
      <w:r>
        <w:br/>
      </w:r>
      <w:r>
        <w:rPr>
          <w:rStyle w:val="VerbatimChar"/>
        </w:rPr>
        <w:t xml:space="preserve">##            "numeric"          "character"          "character" </w:t>
      </w:r>
      <w:r>
        <w:br/>
      </w:r>
      <w:r>
        <w:rPr>
          <w:rStyle w:val="VerbatimChar"/>
        </w:rPr>
        <w:t xml:space="preserve">##        id_assessment      assessment_type                 date </w:t>
      </w:r>
      <w:r>
        <w:br/>
      </w:r>
      <w:r>
        <w:rPr>
          <w:rStyle w:val="VerbatimChar"/>
        </w:rPr>
        <w:t xml:space="preserve">##            "numeric"          "character"            "numeric" </w:t>
      </w:r>
      <w:r>
        <w:br/>
      </w:r>
      <w:r>
        <w:rPr>
          <w:rStyle w:val="VerbatimChar"/>
        </w:rPr>
        <w:t xml:space="preserve">##               weight       date_submitted            is_banked </w:t>
      </w:r>
      <w:r>
        <w:br/>
      </w:r>
      <w:r>
        <w:rPr>
          <w:rStyle w:val="VerbatimChar"/>
        </w:rPr>
        <w:t xml:space="preserve">##            "numeric"            "numeric"            "numeric" </w:t>
      </w:r>
      <w:r>
        <w:br/>
      </w:r>
      <w:r>
        <w:rPr>
          <w:rStyle w:val="VerbatimChar"/>
        </w:rPr>
        <w:t xml:space="preserve">##                score </w:t>
      </w:r>
      <w:r>
        <w:br/>
      </w:r>
      <w:r>
        <w:rPr>
          <w:rStyle w:val="VerbatimChar"/>
        </w:rPr>
        <w:t>##            "numeric"</w:t>
      </w:r>
    </w:p>
    <w:p w14:paraId="046BE153" w14:textId="3A50FC1A" w:rsidR="00112300" w:rsidRDefault="00112300">
      <w:pPr>
        <w:pStyle w:val="SourceCode"/>
      </w:pPr>
      <w:ins w:id="302" w:author="Sanne Smith" w:date="2021-05-09T10:14:00Z">
        <w:r>
          <w:t xml:space="preserve">Good, althpugh you could gather this from your glimpse() as well. </w:t>
        </w:r>
      </w:ins>
    </w:p>
    <w:p w14:paraId="0527DA9D" w14:textId="77777777" w:rsidR="004113E9" w:rsidRDefault="00BB0DCE">
      <w:pPr>
        <w:pStyle w:val="SourceCode"/>
      </w:pPr>
      <w:r>
        <w:rPr>
          <w:rStyle w:val="KeywordTok"/>
        </w:rPr>
        <w:t>table</w:t>
      </w:r>
      <w:r>
        <w:rPr>
          <w:rStyle w:val="NormalTok"/>
        </w:rPr>
        <w:t>(d</w:t>
      </w:r>
      <w:r>
        <w:rPr>
          <w:rStyle w:val="OperatorTok"/>
        </w:rPr>
        <w:t>$</w:t>
      </w:r>
      <w:r>
        <w:rPr>
          <w:rStyle w:val="NormalTok"/>
        </w:rPr>
        <w:t>imd_band)</w:t>
      </w:r>
    </w:p>
    <w:p w14:paraId="64FA792C" w14:textId="77777777" w:rsidR="004113E9" w:rsidRDefault="00BB0DCE">
      <w:pPr>
        <w:pStyle w:val="SourceCode"/>
      </w:pPr>
      <w:r>
        <w:rPr>
          <w:rStyle w:val="VerbatimChar"/>
        </w:rPr>
        <w:t xml:space="preserve">## </w:t>
      </w:r>
      <w:r>
        <w:br/>
      </w:r>
      <w:r>
        <w:rPr>
          <w:rStyle w:val="VerbatimChar"/>
        </w:rPr>
        <w:t xml:space="preserve">##   0-10%   10-20  20-30%  30-40%  40-50%  50-60%  60-70%  70-80%  80-90% 90-100% </w:t>
      </w:r>
      <w:r>
        <w:br/>
      </w:r>
      <w:r>
        <w:rPr>
          <w:rStyle w:val="VerbatimChar"/>
        </w:rPr>
        <w:t>##   16161   17698   18405   19957   17751   17557   16679   16765   16344   15535</w:t>
      </w:r>
    </w:p>
    <w:p w14:paraId="61DB20ED" w14:textId="7B6015EE" w:rsidR="002A6B03" w:rsidRDefault="00BB0DCE" w:rsidP="002A6B03">
      <w:pPr>
        <w:pStyle w:val="SourceCode"/>
      </w:pPr>
      <w:r>
        <w:rPr>
          <w:rStyle w:val="CommentTok"/>
        </w:rPr>
        <w:t xml:space="preserve">#Filtering for selected variables </w:t>
      </w:r>
      <w:r>
        <w:br/>
      </w:r>
      <w:r>
        <w:rPr>
          <w:rStyle w:val="NormalTok"/>
        </w:rPr>
        <w:t>data &lt;-</w:t>
      </w:r>
      <w:r>
        <w:rPr>
          <w:rStyle w:val="StringTok"/>
        </w:rPr>
        <w:t xml:space="preserve"> </w:t>
      </w:r>
      <w:r>
        <w:rPr>
          <w:rStyle w:val="NormalTok"/>
        </w:rPr>
        <w:t xml:space="preserve">d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 (gender, final_result, disability, imd_band, highest_education, age_band) </w:t>
      </w:r>
      <w:r>
        <w:br/>
      </w:r>
      <w:r>
        <w:br/>
      </w:r>
      <w:r>
        <w:br/>
      </w:r>
      <w:r w:rsidR="002A6B03">
        <w:rPr>
          <w:rStyle w:val="CommentTok"/>
        </w:rPr>
        <w:t>#Cleaning missingness from imd_band</w:t>
      </w:r>
    </w:p>
    <w:p w14:paraId="78077967" w14:textId="2E8B0A3A" w:rsidR="004113E9" w:rsidRDefault="00BB0DCE">
      <w:pPr>
        <w:pStyle w:val="SourceCode"/>
      </w:pPr>
      <w:r>
        <w:br/>
      </w:r>
      <w:r>
        <w:rPr>
          <w:rStyle w:val="NormalTok"/>
        </w:rPr>
        <w:t>data &lt;-</w:t>
      </w:r>
      <w:r>
        <w:rPr>
          <w:rStyle w:val="StringTok"/>
        </w:rPr>
        <w:t xml:space="preserve"> </w:t>
      </w:r>
      <w:r>
        <w:rPr>
          <w:rStyle w:val="KeywordTok"/>
        </w:rPr>
        <w:t>na.omit</w:t>
      </w:r>
      <w:r>
        <w:rPr>
          <w:rStyle w:val="NormalTok"/>
        </w:rPr>
        <w:t>(data)</w:t>
      </w:r>
      <w:r>
        <w:br/>
      </w:r>
      <w:r>
        <w:br/>
      </w:r>
      <w:r>
        <w:rPr>
          <w:rStyle w:val="KeywordTok"/>
        </w:rPr>
        <w:t>table</w:t>
      </w:r>
      <w:r>
        <w:rPr>
          <w:rStyle w:val="NormalTok"/>
        </w:rPr>
        <w:t>(data</w:t>
      </w:r>
      <w:r>
        <w:rPr>
          <w:rStyle w:val="OperatorTok"/>
        </w:rPr>
        <w:t>$</w:t>
      </w:r>
      <w:r>
        <w:rPr>
          <w:rStyle w:val="NormalTok"/>
        </w:rPr>
        <w:t>imd_band)</w:t>
      </w:r>
    </w:p>
    <w:p w14:paraId="51C95E40" w14:textId="47F73C7A" w:rsidR="004113E9" w:rsidRDefault="00BB0DCE">
      <w:pPr>
        <w:pStyle w:val="SourceCode"/>
        <w:rPr>
          <w:rStyle w:val="VerbatimChar"/>
        </w:rPr>
      </w:pPr>
      <w:r>
        <w:rPr>
          <w:rStyle w:val="VerbatimChar"/>
        </w:rPr>
        <w:t xml:space="preserve">## </w:t>
      </w:r>
      <w:r>
        <w:br/>
      </w:r>
      <w:r>
        <w:rPr>
          <w:rStyle w:val="VerbatimChar"/>
        </w:rPr>
        <w:t xml:space="preserve">##   0-10%   10-20  20-30%  30-40%  40-50%  50-60%  60-70%  70-80%  80-90% 90-100% </w:t>
      </w:r>
      <w:r>
        <w:br/>
      </w:r>
      <w:r>
        <w:rPr>
          <w:rStyle w:val="VerbatimChar"/>
        </w:rPr>
        <w:t>##   16161   17698   18405   19957   17751   17557   16679   16765   16344   15535</w:t>
      </w:r>
    </w:p>
    <w:p w14:paraId="72D7F4E6" w14:textId="49A48295" w:rsidR="002A6B03" w:rsidRDefault="002A6B03">
      <w:pPr>
        <w:pStyle w:val="SourceCode"/>
      </w:pPr>
      <w:r>
        <w:rPr>
          <w:rStyle w:val="CommentTok"/>
        </w:rPr>
        <w:t xml:space="preserve"># Making binary factor outcome, making numeric </w:t>
      </w:r>
    </w:p>
    <w:p w14:paraId="3531A494" w14:textId="77777777" w:rsidR="004113E9" w:rsidRDefault="00BB0DCE">
      <w:pPr>
        <w:pStyle w:val="SourceCode"/>
      </w:pPr>
      <w:r>
        <w:rPr>
          <w:rStyle w:val="NormalTok"/>
        </w:rPr>
        <w:t>data &lt;-</w:t>
      </w:r>
      <w:r>
        <w:rPr>
          <w:rStyle w:val="StringTok"/>
        </w:rPr>
        <w:t xml:space="preserve"> </w:t>
      </w:r>
      <w:r>
        <w:rPr>
          <w:rStyle w:val="NormalTok"/>
        </w:rPr>
        <w:t xml:space="preserve">data </w:t>
      </w:r>
      <w:r>
        <w:rPr>
          <w:rStyle w:val="OperatorTok"/>
        </w:rPr>
        <w:t>%&gt;%</w:t>
      </w:r>
      <w:r>
        <w:br/>
      </w:r>
      <w:r>
        <w:rPr>
          <w:rStyle w:val="StringTok"/>
        </w:rPr>
        <w:t xml:space="preserve">  </w:t>
      </w:r>
      <w:r>
        <w:rPr>
          <w:rStyle w:val="KeywordTok"/>
        </w:rPr>
        <w:t>mutate</w:t>
      </w:r>
      <w:r>
        <w:rPr>
          <w:rStyle w:val="NormalTok"/>
        </w:rPr>
        <w:t>(</w:t>
      </w:r>
      <w:r>
        <w:rPr>
          <w:rStyle w:val="DataTypeTok"/>
        </w:rPr>
        <w:t>final_result =</w:t>
      </w:r>
      <w:r>
        <w:rPr>
          <w:rStyle w:val="NormalTok"/>
        </w:rPr>
        <w:t xml:space="preserve"> </w:t>
      </w:r>
      <w:r>
        <w:rPr>
          <w:rStyle w:val="KeywordTok"/>
        </w:rPr>
        <w:t>case_when</w:t>
      </w:r>
      <w:r>
        <w:rPr>
          <w:rStyle w:val="NormalTok"/>
        </w:rPr>
        <w:t>(</w:t>
      </w:r>
      <w:r>
        <w:br/>
      </w:r>
      <w:r>
        <w:rPr>
          <w:rStyle w:val="NormalTok"/>
        </w:rPr>
        <w:t xml:space="preserve">    final_result </w:t>
      </w:r>
      <w:r>
        <w:rPr>
          <w:rStyle w:val="OperatorTok"/>
        </w:rPr>
        <w:t>==</w:t>
      </w:r>
      <w:r>
        <w:rPr>
          <w:rStyle w:val="StringTok"/>
        </w:rPr>
        <w:t xml:space="preserve"> "Pass"</w:t>
      </w:r>
      <w:r>
        <w:rPr>
          <w:rStyle w:val="NormalTok"/>
        </w:rPr>
        <w:t xml:space="preserve"> </w:t>
      </w:r>
      <w:r>
        <w:rPr>
          <w:rStyle w:val="OperatorTok"/>
        </w:rPr>
        <w:t>~</w:t>
      </w:r>
      <w:r>
        <w:rPr>
          <w:rStyle w:val="StringTok"/>
        </w:rPr>
        <w:t xml:space="preserve"> "Completed"</w:t>
      </w:r>
      <w:r>
        <w:rPr>
          <w:rStyle w:val="NormalTok"/>
        </w:rPr>
        <w:t>,</w:t>
      </w:r>
      <w:r>
        <w:br/>
      </w:r>
      <w:r>
        <w:rPr>
          <w:rStyle w:val="NormalTok"/>
        </w:rPr>
        <w:t xml:space="preserve">    final_result </w:t>
      </w:r>
      <w:r>
        <w:rPr>
          <w:rStyle w:val="OperatorTok"/>
        </w:rPr>
        <w:t>==</w:t>
      </w:r>
      <w:r>
        <w:rPr>
          <w:rStyle w:val="StringTok"/>
        </w:rPr>
        <w:t xml:space="preserve"> "Fail"</w:t>
      </w:r>
      <w:r>
        <w:rPr>
          <w:rStyle w:val="NormalTok"/>
        </w:rPr>
        <w:t xml:space="preserve"> </w:t>
      </w:r>
      <w:r>
        <w:rPr>
          <w:rStyle w:val="OperatorTok"/>
        </w:rPr>
        <w:t>~</w:t>
      </w:r>
      <w:r>
        <w:rPr>
          <w:rStyle w:val="StringTok"/>
        </w:rPr>
        <w:t xml:space="preserve"> "Completed"</w:t>
      </w:r>
      <w:r>
        <w:rPr>
          <w:rStyle w:val="NormalTok"/>
        </w:rPr>
        <w:t>,</w:t>
      </w:r>
      <w:r>
        <w:br/>
      </w:r>
      <w:r>
        <w:rPr>
          <w:rStyle w:val="NormalTok"/>
        </w:rPr>
        <w:t xml:space="preserve">    final_result </w:t>
      </w:r>
      <w:r>
        <w:rPr>
          <w:rStyle w:val="OperatorTok"/>
        </w:rPr>
        <w:t>==</w:t>
      </w:r>
      <w:r>
        <w:rPr>
          <w:rStyle w:val="StringTok"/>
        </w:rPr>
        <w:t xml:space="preserve"> "Distinction"</w:t>
      </w:r>
      <w:r>
        <w:rPr>
          <w:rStyle w:val="NormalTok"/>
        </w:rPr>
        <w:t xml:space="preserve"> </w:t>
      </w:r>
      <w:r>
        <w:rPr>
          <w:rStyle w:val="OperatorTok"/>
        </w:rPr>
        <w:t>~</w:t>
      </w:r>
      <w:r>
        <w:rPr>
          <w:rStyle w:val="StringTok"/>
        </w:rPr>
        <w:t xml:space="preserve"> "Completed"</w:t>
      </w:r>
      <w:r>
        <w:rPr>
          <w:rStyle w:val="NormalTok"/>
        </w:rPr>
        <w:t xml:space="preserve">, </w:t>
      </w:r>
      <w:r>
        <w:br/>
      </w:r>
      <w:r>
        <w:rPr>
          <w:rStyle w:val="NormalTok"/>
        </w:rPr>
        <w:lastRenderedPageBreak/>
        <w:t xml:space="preserve">    final_result </w:t>
      </w:r>
      <w:r>
        <w:rPr>
          <w:rStyle w:val="OperatorTok"/>
        </w:rPr>
        <w:t>==</w:t>
      </w:r>
      <w:r>
        <w:rPr>
          <w:rStyle w:val="StringTok"/>
        </w:rPr>
        <w:t xml:space="preserve"> "Withdrawn"</w:t>
      </w:r>
      <w:r>
        <w:rPr>
          <w:rStyle w:val="NormalTok"/>
        </w:rPr>
        <w:t xml:space="preserve"> </w:t>
      </w:r>
      <w:r>
        <w:rPr>
          <w:rStyle w:val="OperatorTok"/>
        </w:rPr>
        <w:t>~</w:t>
      </w:r>
      <w:r>
        <w:rPr>
          <w:rStyle w:val="StringTok"/>
        </w:rPr>
        <w:t xml:space="preserve"> "Withdrew"</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imd_band =</w:t>
      </w:r>
      <w:r>
        <w:rPr>
          <w:rStyle w:val="NormalTok"/>
        </w:rPr>
        <w:t xml:space="preserve"> </w:t>
      </w:r>
      <w:r>
        <w:rPr>
          <w:rStyle w:val="KeywordTok"/>
        </w:rPr>
        <w:t>case_when</w:t>
      </w:r>
      <w:r>
        <w:rPr>
          <w:rStyle w:val="NormalTok"/>
        </w:rPr>
        <w:t>(</w:t>
      </w:r>
      <w:r>
        <w:br/>
      </w:r>
      <w:r>
        <w:rPr>
          <w:rStyle w:val="NormalTok"/>
        </w:rPr>
        <w:t xml:space="preserve">    imd_band </w:t>
      </w:r>
      <w:r>
        <w:rPr>
          <w:rStyle w:val="OperatorTok"/>
        </w:rPr>
        <w:t>==</w:t>
      </w:r>
      <w:r>
        <w:rPr>
          <w:rStyle w:val="StringTok"/>
        </w:rPr>
        <w:t xml:space="preserve"> "0-10%"</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br/>
      </w:r>
      <w:r>
        <w:rPr>
          <w:rStyle w:val="NormalTok"/>
        </w:rPr>
        <w:t xml:space="preserve">    imd_band </w:t>
      </w:r>
      <w:r>
        <w:rPr>
          <w:rStyle w:val="OperatorTok"/>
        </w:rPr>
        <w:t>==</w:t>
      </w:r>
      <w:r>
        <w:rPr>
          <w:rStyle w:val="StringTok"/>
        </w:rPr>
        <w:t xml:space="preserve"> "10-20"</w:t>
      </w:r>
      <w:r>
        <w:rPr>
          <w:rStyle w:val="NormalTok"/>
        </w:rPr>
        <w:t xml:space="preserve"> </w:t>
      </w:r>
      <w:r>
        <w:rPr>
          <w:rStyle w:val="OperatorTok"/>
        </w:rPr>
        <w:t>~</w:t>
      </w:r>
      <w:r>
        <w:rPr>
          <w:rStyle w:val="StringTok"/>
        </w:rPr>
        <w:t xml:space="preserve"> </w:t>
      </w:r>
      <w:r>
        <w:rPr>
          <w:rStyle w:val="DecValTok"/>
        </w:rPr>
        <w:t>2</w:t>
      </w:r>
      <w:r>
        <w:rPr>
          <w:rStyle w:val="NormalTok"/>
        </w:rPr>
        <w:t>,</w:t>
      </w:r>
      <w:r>
        <w:br/>
      </w:r>
      <w:r>
        <w:rPr>
          <w:rStyle w:val="NormalTok"/>
        </w:rPr>
        <w:t xml:space="preserve">    imd_band </w:t>
      </w:r>
      <w:r>
        <w:rPr>
          <w:rStyle w:val="OperatorTok"/>
        </w:rPr>
        <w:t>==</w:t>
      </w:r>
      <w:r>
        <w:rPr>
          <w:rStyle w:val="StringTok"/>
        </w:rPr>
        <w:t xml:space="preserve"> "20-30%"</w:t>
      </w:r>
      <w:r>
        <w:rPr>
          <w:rStyle w:val="NormalTok"/>
        </w:rPr>
        <w:t xml:space="preserve"> </w:t>
      </w:r>
      <w:r>
        <w:rPr>
          <w:rStyle w:val="OperatorTok"/>
        </w:rPr>
        <w:t>~</w:t>
      </w:r>
      <w:r>
        <w:rPr>
          <w:rStyle w:val="StringTok"/>
        </w:rPr>
        <w:t xml:space="preserve"> </w:t>
      </w:r>
      <w:r>
        <w:rPr>
          <w:rStyle w:val="DecValTok"/>
        </w:rPr>
        <w:t>3</w:t>
      </w:r>
      <w:r>
        <w:rPr>
          <w:rStyle w:val="NormalTok"/>
        </w:rPr>
        <w:t>,</w:t>
      </w:r>
      <w:r>
        <w:br/>
      </w:r>
      <w:r>
        <w:rPr>
          <w:rStyle w:val="NormalTok"/>
        </w:rPr>
        <w:t xml:space="preserve">    imd_band </w:t>
      </w:r>
      <w:r>
        <w:rPr>
          <w:rStyle w:val="OperatorTok"/>
        </w:rPr>
        <w:t>==</w:t>
      </w:r>
      <w:r>
        <w:rPr>
          <w:rStyle w:val="StringTok"/>
        </w:rPr>
        <w:t xml:space="preserve"> "30-40%"</w:t>
      </w:r>
      <w:r>
        <w:rPr>
          <w:rStyle w:val="NormalTok"/>
        </w:rPr>
        <w:t xml:space="preserve"> </w:t>
      </w:r>
      <w:r>
        <w:rPr>
          <w:rStyle w:val="OperatorTok"/>
        </w:rPr>
        <w:t>~</w:t>
      </w:r>
      <w:r>
        <w:rPr>
          <w:rStyle w:val="StringTok"/>
        </w:rPr>
        <w:t xml:space="preserve"> </w:t>
      </w:r>
      <w:r>
        <w:rPr>
          <w:rStyle w:val="DecValTok"/>
        </w:rPr>
        <w:t>4</w:t>
      </w:r>
      <w:r>
        <w:rPr>
          <w:rStyle w:val="NormalTok"/>
        </w:rPr>
        <w:t>,</w:t>
      </w:r>
      <w:r>
        <w:br/>
      </w:r>
      <w:r>
        <w:rPr>
          <w:rStyle w:val="NormalTok"/>
        </w:rPr>
        <w:t xml:space="preserve">    imd_band </w:t>
      </w:r>
      <w:r>
        <w:rPr>
          <w:rStyle w:val="OperatorTok"/>
        </w:rPr>
        <w:t>==</w:t>
      </w:r>
      <w:r>
        <w:rPr>
          <w:rStyle w:val="StringTok"/>
        </w:rPr>
        <w:t xml:space="preserve"> "40-50%"</w:t>
      </w:r>
      <w:r>
        <w:rPr>
          <w:rStyle w:val="NormalTok"/>
        </w:rPr>
        <w:t xml:space="preserve"> </w:t>
      </w:r>
      <w:r>
        <w:rPr>
          <w:rStyle w:val="OperatorTok"/>
        </w:rPr>
        <w:t>~</w:t>
      </w:r>
      <w:r>
        <w:rPr>
          <w:rStyle w:val="StringTok"/>
        </w:rPr>
        <w:t xml:space="preserve"> </w:t>
      </w:r>
      <w:r>
        <w:rPr>
          <w:rStyle w:val="DecValTok"/>
        </w:rPr>
        <w:t>5</w:t>
      </w:r>
      <w:r>
        <w:rPr>
          <w:rStyle w:val="NormalTok"/>
        </w:rPr>
        <w:t>,</w:t>
      </w:r>
      <w:r>
        <w:br/>
      </w:r>
      <w:r>
        <w:rPr>
          <w:rStyle w:val="NormalTok"/>
        </w:rPr>
        <w:t xml:space="preserve">    imd_band </w:t>
      </w:r>
      <w:r>
        <w:rPr>
          <w:rStyle w:val="OperatorTok"/>
        </w:rPr>
        <w:t>==</w:t>
      </w:r>
      <w:r>
        <w:rPr>
          <w:rStyle w:val="StringTok"/>
        </w:rPr>
        <w:t xml:space="preserve"> "50-60%"</w:t>
      </w:r>
      <w:r>
        <w:rPr>
          <w:rStyle w:val="NormalTok"/>
        </w:rPr>
        <w:t xml:space="preserve"> </w:t>
      </w:r>
      <w:r>
        <w:rPr>
          <w:rStyle w:val="OperatorTok"/>
        </w:rPr>
        <w:t>~</w:t>
      </w:r>
      <w:r>
        <w:rPr>
          <w:rStyle w:val="StringTok"/>
        </w:rPr>
        <w:t xml:space="preserve"> </w:t>
      </w:r>
      <w:r>
        <w:rPr>
          <w:rStyle w:val="DecValTok"/>
        </w:rPr>
        <w:t>6</w:t>
      </w:r>
      <w:r>
        <w:rPr>
          <w:rStyle w:val="NormalTok"/>
        </w:rPr>
        <w:t>,</w:t>
      </w:r>
      <w:r>
        <w:br/>
      </w:r>
      <w:r>
        <w:rPr>
          <w:rStyle w:val="NormalTok"/>
        </w:rPr>
        <w:t xml:space="preserve">    imd_band </w:t>
      </w:r>
      <w:r>
        <w:rPr>
          <w:rStyle w:val="OperatorTok"/>
        </w:rPr>
        <w:t>==</w:t>
      </w:r>
      <w:r>
        <w:rPr>
          <w:rStyle w:val="StringTok"/>
        </w:rPr>
        <w:t xml:space="preserve"> "60-70%"</w:t>
      </w:r>
      <w:r>
        <w:rPr>
          <w:rStyle w:val="NormalTok"/>
        </w:rPr>
        <w:t xml:space="preserve"> </w:t>
      </w:r>
      <w:r>
        <w:rPr>
          <w:rStyle w:val="OperatorTok"/>
        </w:rPr>
        <w:t>~</w:t>
      </w:r>
      <w:r>
        <w:rPr>
          <w:rStyle w:val="StringTok"/>
        </w:rPr>
        <w:t xml:space="preserve"> </w:t>
      </w:r>
      <w:r>
        <w:rPr>
          <w:rStyle w:val="DecValTok"/>
        </w:rPr>
        <w:t>7</w:t>
      </w:r>
      <w:r>
        <w:rPr>
          <w:rStyle w:val="NormalTok"/>
        </w:rPr>
        <w:t>,</w:t>
      </w:r>
      <w:r>
        <w:br/>
      </w:r>
      <w:r>
        <w:rPr>
          <w:rStyle w:val="NormalTok"/>
        </w:rPr>
        <w:t xml:space="preserve">    imd_band </w:t>
      </w:r>
      <w:r>
        <w:rPr>
          <w:rStyle w:val="OperatorTok"/>
        </w:rPr>
        <w:t>==</w:t>
      </w:r>
      <w:r>
        <w:rPr>
          <w:rStyle w:val="StringTok"/>
        </w:rPr>
        <w:t xml:space="preserve"> "70-80%"</w:t>
      </w:r>
      <w:r>
        <w:rPr>
          <w:rStyle w:val="NormalTok"/>
        </w:rPr>
        <w:t xml:space="preserve"> </w:t>
      </w:r>
      <w:r>
        <w:rPr>
          <w:rStyle w:val="OperatorTok"/>
        </w:rPr>
        <w:t>~</w:t>
      </w:r>
      <w:r>
        <w:rPr>
          <w:rStyle w:val="StringTok"/>
        </w:rPr>
        <w:t xml:space="preserve"> </w:t>
      </w:r>
      <w:r>
        <w:rPr>
          <w:rStyle w:val="DecValTok"/>
        </w:rPr>
        <w:t>8</w:t>
      </w:r>
      <w:r>
        <w:rPr>
          <w:rStyle w:val="NormalTok"/>
        </w:rPr>
        <w:t>,</w:t>
      </w:r>
      <w:r>
        <w:br/>
      </w:r>
      <w:r>
        <w:rPr>
          <w:rStyle w:val="NormalTok"/>
        </w:rPr>
        <w:t xml:space="preserve">    imd_band </w:t>
      </w:r>
      <w:r>
        <w:rPr>
          <w:rStyle w:val="OperatorTok"/>
        </w:rPr>
        <w:t>==</w:t>
      </w:r>
      <w:r>
        <w:rPr>
          <w:rStyle w:val="StringTok"/>
        </w:rPr>
        <w:t xml:space="preserve"> "80-90%"</w:t>
      </w:r>
      <w:r>
        <w:rPr>
          <w:rStyle w:val="NormalTok"/>
        </w:rPr>
        <w:t xml:space="preserve"> </w:t>
      </w:r>
      <w:r>
        <w:rPr>
          <w:rStyle w:val="OperatorTok"/>
        </w:rPr>
        <w:t>~</w:t>
      </w:r>
      <w:r>
        <w:rPr>
          <w:rStyle w:val="StringTok"/>
        </w:rPr>
        <w:t xml:space="preserve"> </w:t>
      </w:r>
      <w:r>
        <w:rPr>
          <w:rStyle w:val="DecValTok"/>
        </w:rPr>
        <w:t>9</w:t>
      </w:r>
      <w:r>
        <w:rPr>
          <w:rStyle w:val="NormalTok"/>
        </w:rPr>
        <w:t>,</w:t>
      </w:r>
      <w:r>
        <w:br/>
      </w:r>
      <w:r>
        <w:rPr>
          <w:rStyle w:val="NormalTok"/>
        </w:rPr>
        <w:t xml:space="preserve">    imd_band </w:t>
      </w:r>
      <w:r>
        <w:rPr>
          <w:rStyle w:val="OperatorTok"/>
        </w:rPr>
        <w:t>==</w:t>
      </w:r>
      <w:r>
        <w:rPr>
          <w:rStyle w:val="StringTok"/>
        </w:rPr>
        <w:t xml:space="preserve"> "90-100%"</w:t>
      </w:r>
      <w:r>
        <w:rPr>
          <w:rStyle w:val="NormalTok"/>
        </w:rPr>
        <w:t xml:space="preserve"> </w:t>
      </w:r>
      <w:r>
        <w:rPr>
          <w:rStyle w:val="OperatorTok"/>
        </w:rPr>
        <w:t>~</w:t>
      </w:r>
      <w:r>
        <w:rPr>
          <w:rStyle w:val="StringTok"/>
        </w:rPr>
        <w:t xml:space="preserve"> </w:t>
      </w:r>
      <w:r>
        <w:rPr>
          <w:rStyle w:val="DecValTok"/>
        </w:rPr>
        <w:t>10</w:t>
      </w:r>
      <w:r>
        <w:rPr>
          <w:rStyle w:val="NormalTok"/>
        </w:rPr>
        <w:t>,</w:t>
      </w:r>
      <w:r>
        <w:br/>
      </w:r>
      <w:r>
        <w:rPr>
          <w:rStyle w:val="NormalTok"/>
        </w:rPr>
        <w:t xml:space="preserve">  )) </w:t>
      </w:r>
      <w:r>
        <w:br/>
      </w:r>
      <w:r>
        <w:br/>
      </w:r>
      <w:r>
        <w:rPr>
          <w:rStyle w:val="KeywordTok"/>
        </w:rPr>
        <w:t>table</w:t>
      </w:r>
      <w:r>
        <w:rPr>
          <w:rStyle w:val="NormalTok"/>
        </w:rPr>
        <w:t>(data</w:t>
      </w:r>
      <w:r>
        <w:rPr>
          <w:rStyle w:val="OperatorTok"/>
        </w:rPr>
        <w:t>$</w:t>
      </w:r>
      <w:r>
        <w:rPr>
          <w:rStyle w:val="NormalTok"/>
        </w:rPr>
        <w:t>imd_band)</w:t>
      </w:r>
    </w:p>
    <w:p w14:paraId="099BA55D" w14:textId="77777777" w:rsidR="002A6B03" w:rsidRDefault="00BB0DCE" w:rsidP="002A6B03">
      <w:pPr>
        <w:pStyle w:val="SourceCode"/>
      </w:pPr>
      <w:r>
        <w:rPr>
          <w:rStyle w:val="VerbatimChar"/>
        </w:rPr>
        <w:t xml:space="preserve">## </w:t>
      </w:r>
      <w:r>
        <w:br/>
      </w:r>
      <w:r>
        <w:rPr>
          <w:rStyle w:val="VerbatimChar"/>
        </w:rPr>
        <w:t xml:space="preserve">##     1     2     3     4     5     6     7     8     9    10 </w:t>
      </w:r>
      <w:r>
        <w:br/>
      </w:r>
      <w:r>
        <w:rPr>
          <w:rStyle w:val="VerbatimChar"/>
        </w:rPr>
        <w:t>## 16161 17698 18405 19957 17751 17557 16679 16765 16344 15535</w:t>
      </w:r>
      <w:bookmarkStart w:id="303" w:name="X10197124dd97390660cdebf05fdd6f1c9b6589d"/>
    </w:p>
    <w:p w14:paraId="7726BE12" w14:textId="4FE44298" w:rsidR="002A6B03" w:rsidRDefault="002A6B03" w:rsidP="002A6B03">
      <w:pPr>
        <w:pStyle w:val="SourceCode"/>
        <w:rPr>
          <w:ins w:id="304" w:author="Sanne Smith" w:date="2021-05-09T10:15:00Z"/>
        </w:rPr>
      </w:pPr>
    </w:p>
    <w:p w14:paraId="02DB9032" w14:textId="1684167E" w:rsidR="00112300" w:rsidRDefault="00112300" w:rsidP="002A6B03">
      <w:pPr>
        <w:pStyle w:val="SourceCode"/>
      </w:pPr>
      <w:ins w:id="305" w:author="Sanne Smith" w:date="2021-05-09T10:15:00Z">
        <w:r>
          <w:t>Good work!</w:t>
        </w:r>
      </w:ins>
    </w:p>
    <w:p w14:paraId="58259AC0" w14:textId="77777777" w:rsidR="002A6B03" w:rsidRDefault="002A6B03" w:rsidP="002A6B03">
      <w:pPr>
        <w:pStyle w:val="SourceCode"/>
      </w:pPr>
    </w:p>
    <w:p w14:paraId="0BCC8B8D" w14:textId="33239563" w:rsidR="004113E9" w:rsidRPr="002A6B03" w:rsidRDefault="00BB0DCE" w:rsidP="002A6B03">
      <w:pPr>
        <w:pStyle w:val="SourceCode"/>
        <w:rPr>
          <w:b/>
          <w:bCs/>
          <w:color w:val="365F91" w:themeColor="accent1" w:themeShade="BF"/>
          <w:sz w:val="28"/>
          <w:szCs w:val="28"/>
        </w:rPr>
      </w:pPr>
      <w:r w:rsidRPr="002A6B03">
        <w:rPr>
          <w:b/>
          <w:bCs/>
          <w:color w:val="365F91" w:themeColor="accent1" w:themeShade="BF"/>
          <w:sz w:val="28"/>
          <w:szCs w:val="28"/>
        </w:rPr>
        <w:t>Predicting MOOC completion with student demographic characteristics</w:t>
      </w:r>
      <w:bookmarkEnd w:id="303"/>
    </w:p>
    <w:p w14:paraId="411257E5" w14:textId="77777777" w:rsidR="004113E9" w:rsidRDefault="00BB0DCE">
      <w:pPr>
        <w:pStyle w:val="FirstParagraph"/>
      </w:pPr>
      <w:r>
        <w:t>To what extent do student characteristics gender, socioeconomic status, highest education, age, and disability status predict MOOC completion using different machine learning algorithms? Use at least 2 supervised learning algorithms and use cross validation to tune hyperparamaters and assess model performance on the test data.</w:t>
      </w:r>
    </w:p>
    <w:p w14:paraId="77C2C474" w14:textId="7D3D8295" w:rsidR="004113E9" w:rsidRDefault="00BB0DCE">
      <w:pPr>
        <w:pStyle w:val="SourceCode"/>
        <w:rPr>
          <w:ins w:id="306" w:author="Sanne Smith" w:date="2021-05-09T10:18:00Z"/>
          <w:rStyle w:val="NormalTok"/>
        </w:rPr>
      </w:pPr>
      <w:r>
        <w:rPr>
          <w:rStyle w:val="CommentTok"/>
        </w:rPr>
        <w:t>#create your training and testing data</w:t>
      </w:r>
      <w:r>
        <w:br/>
      </w:r>
      <w:r>
        <w:rPr>
          <w:rStyle w:val="KeywordTok"/>
        </w:rPr>
        <w:t>set.seed</w:t>
      </w:r>
      <w:r>
        <w:rPr>
          <w:rStyle w:val="NormalTok"/>
        </w:rPr>
        <w:t>(</w:t>
      </w:r>
      <w:r>
        <w:rPr>
          <w:rStyle w:val="DecValTok"/>
        </w:rPr>
        <w:t>1234</w:t>
      </w:r>
      <w:r>
        <w:rPr>
          <w:rStyle w:val="NormalTok"/>
        </w:rPr>
        <w:t>)</w:t>
      </w:r>
      <w:r>
        <w:br/>
      </w:r>
      <w:r>
        <w:rPr>
          <w:rStyle w:val="NormalTok"/>
        </w:rPr>
        <w:t>d_split &lt;-</w:t>
      </w:r>
      <w:r>
        <w:rPr>
          <w:rStyle w:val="StringTok"/>
        </w:rPr>
        <w:t xml:space="preserve"> </w:t>
      </w:r>
      <w:r>
        <w:br/>
      </w:r>
      <w:r>
        <w:rPr>
          <w:rStyle w:val="StringTok"/>
        </w:rPr>
        <w:t xml:space="preserve">  </w:t>
      </w:r>
      <w:r>
        <w:rPr>
          <w:rStyle w:val="KeywordTok"/>
        </w:rPr>
        <w:t>initial_split</w:t>
      </w:r>
      <w:r>
        <w:rPr>
          <w:rStyle w:val="NormalTok"/>
        </w:rPr>
        <w:t xml:space="preserve">(data, </w:t>
      </w:r>
      <w:r>
        <w:br/>
      </w:r>
      <w:r>
        <w:rPr>
          <w:rStyle w:val="NormalTok"/>
        </w:rPr>
        <w:t xml:space="preserve">                </w:t>
      </w:r>
      <w:r>
        <w:rPr>
          <w:rStyle w:val="DataTypeTok"/>
        </w:rPr>
        <w:t>prop =</w:t>
      </w:r>
      <w:r>
        <w:rPr>
          <w:rStyle w:val="NormalTok"/>
        </w:rPr>
        <w:t xml:space="preserve"> </w:t>
      </w:r>
      <w:r>
        <w:rPr>
          <w:rStyle w:val="FloatTok"/>
        </w:rPr>
        <w:t>.8</w:t>
      </w:r>
      <w:r>
        <w:rPr>
          <w:rStyle w:val="NormalTok"/>
        </w:rPr>
        <w:t xml:space="preserve">, </w:t>
      </w:r>
      <w:r>
        <w:br/>
      </w:r>
      <w:r>
        <w:rPr>
          <w:rStyle w:val="NormalTok"/>
        </w:rPr>
        <w:t xml:space="preserve">                </w:t>
      </w:r>
      <w:r>
        <w:rPr>
          <w:rStyle w:val="DataTypeTok"/>
        </w:rPr>
        <w:t>strata =</w:t>
      </w:r>
      <w:r>
        <w:rPr>
          <w:rStyle w:val="NormalTok"/>
        </w:rPr>
        <w:t xml:space="preserve"> final_result)</w:t>
      </w:r>
      <w:r>
        <w:br/>
      </w:r>
      <w:r>
        <w:br/>
      </w:r>
      <w:r>
        <w:rPr>
          <w:rStyle w:val="CommentTok"/>
        </w:rPr>
        <w:t>#training</w:t>
      </w:r>
      <w:r>
        <w:br/>
      </w:r>
      <w:r>
        <w:rPr>
          <w:rStyle w:val="NormalTok"/>
        </w:rPr>
        <w:t>d_train &lt;-</w:t>
      </w:r>
      <w:r>
        <w:rPr>
          <w:rStyle w:val="StringTok"/>
        </w:rPr>
        <w:t xml:space="preserve"> </w:t>
      </w:r>
      <w:r>
        <w:br/>
      </w:r>
      <w:r>
        <w:rPr>
          <w:rStyle w:val="StringTok"/>
        </w:rPr>
        <w:t xml:space="preserve">  </w:t>
      </w:r>
      <w:r>
        <w:rPr>
          <w:rStyle w:val="KeywordTok"/>
        </w:rPr>
        <w:t>training</w:t>
      </w:r>
      <w:r>
        <w:rPr>
          <w:rStyle w:val="NormalTok"/>
        </w:rPr>
        <w:t>(d_split)</w:t>
      </w:r>
      <w:r>
        <w:br/>
      </w:r>
      <w:r>
        <w:br/>
      </w:r>
      <w:r>
        <w:rPr>
          <w:rStyle w:val="CommentTok"/>
        </w:rPr>
        <w:t>#testing</w:t>
      </w:r>
      <w:r>
        <w:br/>
      </w:r>
      <w:r>
        <w:rPr>
          <w:rStyle w:val="NormalTok"/>
        </w:rPr>
        <w:t>d_test &lt;-</w:t>
      </w:r>
      <w:r>
        <w:br/>
      </w:r>
      <w:r>
        <w:rPr>
          <w:rStyle w:val="StringTok"/>
        </w:rPr>
        <w:t xml:space="preserve">  </w:t>
      </w:r>
      <w:r>
        <w:rPr>
          <w:rStyle w:val="KeywordTok"/>
        </w:rPr>
        <w:t>testing</w:t>
      </w:r>
      <w:r>
        <w:rPr>
          <w:rStyle w:val="NormalTok"/>
        </w:rPr>
        <w:t>(d_split)</w:t>
      </w:r>
      <w:r>
        <w:br/>
      </w:r>
      <w:r>
        <w:br/>
      </w:r>
      <w:r>
        <w:br/>
      </w:r>
      <w:r>
        <w:rPr>
          <w:rStyle w:val="CommentTok"/>
        </w:rPr>
        <w:t>#Algorithm</w:t>
      </w:r>
      <w:r>
        <w:br/>
      </w:r>
      <w:r>
        <w:lastRenderedPageBreak/>
        <w:br/>
      </w:r>
      <w:r>
        <w:rPr>
          <w:rStyle w:val="CommentTok"/>
        </w:rPr>
        <w:t># Decision tree</w:t>
      </w:r>
      <w:r>
        <w:br/>
      </w:r>
      <w:r>
        <w:rPr>
          <w:rStyle w:val="NormalTok"/>
        </w:rPr>
        <w:t>dt_model &lt;-</w:t>
      </w:r>
      <w:r>
        <w:rPr>
          <w:rStyle w:val="StringTok"/>
        </w:rPr>
        <w:t xml:space="preserve"> </w:t>
      </w:r>
      <w:r>
        <w:br/>
      </w:r>
      <w:r>
        <w:rPr>
          <w:rStyle w:val="StringTok"/>
        </w:rPr>
        <w:t xml:space="preserve">  </w:t>
      </w:r>
      <w:r>
        <w:rPr>
          <w:rStyle w:val="KeywordTok"/>
        </w:rPr>
        <w:t>decision_tree</w:t>
      </w:r>
      <w:r>
        <w:rPr>
          <w:rStyle w:val="NormalTok"/>
        </w:rPr>
        <w:t>(</w:t>
      </w:r>
      <w:r>
        <w:rPr>
          <w:rStyle w:val="DataTypeTok"/>
        </w:rPr>
        <w:t>cost_complexity =</w:t>
      </w:r>
      <w:r>
        <w:rPr>
          <w:rStyle w:val="NormalTok"/>
        </w:rPr>
        <w:t xml:space="preserve"> </w:t>
      </w:r>
      <w:r>
        <w:rPr>
          <w:rStyle w:val="KeywordTok"/>
        </w:rPr>
        <w:t>tune</w:t>
      </w:r>
      <w:r>
        <w:rPr>
          <w:rStyle w:val="NormalTok"/>
        </w:rPr>
        <w:t>(),</w:t>
      </w:r>
      <w:r>
        <w:br/>
      </w:r>
      <w:r>
        <w:rPr>
          <w:rStyle w:val="NormalTok"/>
        </w:rPr>
        <w:t xml:space="preserve">                </w:t>
      </w:r>
      <w:r>
        <w:rPr>
          <w:rStyle w:val="DataTypeTok"/>
        </w:rPr>
        <w:t>tree_depth =</w:t>
      </w:r>
      <w:r>
        <w:rPr>
          <w:rStyle w:val="NormalTok"/>
        </w:rPr>
        <w:t xml:space="preserve"> </w:t>
      </w:r>
      <w:r>
        <w:rPr>
          <w:rStyle w:val="KeywordTok"/>
        </w:rPr>
        <w:t>tune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set_engine</w:t>
      </w:r>
      <w:r>
        <w:rPr>
          <w:rStyle w:val="NormalTok"/>
        </w:rPr>
        <w:t>(</w:t>
      </w:r>
      <w:r>
        <w:rPr>
          <w:rStyle w:val="StringTok"/>
        </w:rPr>
        <w:t>"rpart"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set_mode</w:t>
      </w:r>
      <w:r>
        <w:rPr>
          <w:rStyle w:val="NormalTok"/>
        </w:rPr>
        <w:t>(</w:t>
      </w:r>
      <w:r>
        <w:rPr>
          <w:rStyle w:val="StringTok"/>
        </w:rPr>
        <w:t>"classification"</w:t>
      </w:r>
      <w:r>
        <w:rPr>
          <w:rStyle w:val="NormalTok"/>
        </w:rPr>
        <w:t>)</w:t>
      </w:r>
      <w:r>
        <w:br/>
      </w:r>
      <w:r>
        <w:br/>
      </w:r>
      <w:r>
        <w:br/>
      </w:r>
      <w:r>
        <w:rPr>
          <w:rStyle w:val="CommentTok"/>
        </w:rPr>
        <w:t># Logistic regression with regularization</w:t>
      </w:r>
      <w:r>
        <w:br/>
      </w:r>
      <w:r>
        <w:rPr>
          <w:rStyle w:val="NormalTok"/>
        </w:rPr>
        <w:t>regularization_model &lt;-</w:t>
      </w:r>
      <w:r>
        <w:rPr>
          <w:rStyle w:val="StringTok"/>
        </w:rPr>
        <w:t xml:space="preserve"> </w:t>
      </w:r>
      <w:r>
        <w:br/>
      </w:r>
      <w:r>
        <w:rPr>
          <w:rStyle w:val="StringTok"/>
        </w:rPr>
        <w:t xml:space="preserve">  </w:t>
      </w:r>
      <w:r>
        <w:rPr>
          <w:rStyle w:val="KeywordTok"/>
        </w:rPr>
        <w:t>logistic_reg</w:t>
      </w:r>
      <w:r>
        <w:rPr>
          <w:rStyle w:val="NormalTok"/>
        </w:rPr>
        <w:t>(</w:t>
      </w:r>
      <w:r>
        <w:rPr>
          <w:rStyle w:val="DataTypeTok"/>
        </w:rPr>
        <w:t>penalty =</w:t>
      </w:r>
      <w:r>
        <w:rPr>
          <w:rStyle w:val="NormalTok"/>
        </w:rPr>
        <w:t xml:space="preserve"> </w:t>
      </w:r>
      <w:r>
        <w:rPr>
          <w:rStyle w:val="KeywordTok"/>
        </w:rPr>
        <w:t>tune</w:t>
      </w:r>
      <w:r>
        <w:rPr>
          <w:rStyle w:val="NormalTok"/>
        </w:rPr>
        <w:t xml:space="preserve">(), </w:t>
      </w:r>
      <w:r>
        <w:br/>
      </w:r>
      <w:r>
        <w:rPr>
          <w:rStyle w:val="NormalTok"/>
        </w:rPr>
        <w:t xml:space="preserve">               </w:t>
      </w:r>
      <w:r>
        <w:rPr>
          <w:rStyle w:val="DataTypeTok"/>
        </w:rPr>
        <w:t>mixture =</w:t>
      </w:r>
      <w:r>
        <w:rPr>
          <w:rStyle w:val="NormalTok"/>
        </w:rPr>
        <w:t xml:space="preserve"> </w:t>
      </w:r>
      <w:r>
        <w:rPr>
          <w:rStyle w:val="KeywordTok"/>
        </w:rPr>
        <w:t>tune</w:t>
      </w:r>
      <w:r>
        <w:rPr>
          <w:rStyle w:val="NormalTok"/>
        </w:rPr>
        <w:t xml:space="preserve">()) </w:t>
      </w:r>
      <w:r>
        <w:rPr>
          <w:rStyle w:val="OperatorTok"/>
        </w:rPr>
        <w:t>%&gt;%</w:t>
      </w:r>
      <w:r>
        <w:br/>
      </w:r>
      <w:r>
        <w:rPr>
          <w:rStyle w:val="StringTok"/>
        </w:rPr>
        <w:t xml:space="preserve">  </w:t>
      </w:r>
      <w:r>
        <w:rPr>
          <w:rStyle w:val="KeywordTok"/>
        </w:rPr>
        <w:t>set_engine</w:t>
      </w:r>
      <w:r>
        <w:rPr>
          <w:rStyle w:val="NormalTok"/>
        </w:rPr>
        <w:t>(</w:t>
      </w:r>
      <w:r>
        <w:rPr>
          <w:rStyle w:val="StringTok"/>
        </w:rPr>
        <w:t>'glmnet'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set_mode</w:t>
      </w:r>
      <w:r>
        <w:rPr>
          <w:rStyle w:val="NormalTok"/>
        </w:rPr>
        <w:t>(</w:t>
      </w:r>
      <w:r>
        <w:rPr>
          <w:rStyle w:val="StringTok"/>
        </w:rPr>
        <w:t>'classification'</w:t>
      </w:r>
      <w:r>
        <w:rPr>
          <w:rStyle w:val="NormalTok"/>
        </w:rPr>
        <w:t>)</w:t>
      </w:r>
      <w:r>
        <w:br/>
      </w:r>
      <w:r>
        <w:br/>
      </w:r>
      <w:r>
        <w:rPr>
          <w:rStyle w:val="CommentTok"/>
        </w:rPr>
        <w:t># Random forest</w:t>
      </w:r>
      <w:r w:rsidR="002A6B03">
        <w:rPr>
          <w:rStyle w:val="CommentTok"/>
        </w:rPr>
        <w:t xml:space="preserve"> – wanna try this one too for practice </w:t>
      </w:r>
      <w:r>
        <w:br/>
      </w:r>
      <w:r>
        <w:rPr>
          <w:rStyle w:val="NormalTok"/>
        </w:rPr>
        <w:t>rf_model &lt;-</w:t>
      </w:r>
      <w:r>
        <w:rPr>
          <w:rStyle w:val="StringTok"/>
        </w:rPr>
        <w:t xml:space="preserve"> </w:t>
      </w:r>
      <w:r>
        <w:br/>
      </w:r>
      <w:r>
        <w:rPr>
          <w:rStyle w:val="StringTok"/>
        </w:rPr>
        <w:t xml:space="preserve">  </w:t>
      </w:r>
      <w:r>
        <w:rPr>
          <w:rStyle w:val="KeywordTok"/>
        </w:rPr>
        <w:t>rand_forest</w:t>
      </w:r>
      <w:r>
        <w:rPr>
          <w:rStyle w:val="NormalTok"/>
        </w:rPr>
        <w:t>(</w:t>
      </w:r>
      <w:r>
        <w:rPr>
          <w:rStyle w:val="DataTypeTok"/>
        </w:rPr>
        <w:t>mtry =</w:t>
      </w:r>
      <w:r>
        <w:rPr>
          <w:rStyle w:val="NormalTok"/>
        </w:rPr>
        <w:t xml:space="preserve"> </w:t>
      </w:r>
      <w:r>
        <w:rPr>
          <w:rStyle w:val="KeywordTok"/>
        </w:rPr>
        <w:t>tune</w:t>
      </w:r>
      <w:r>
        <w:rPr>
          <w:rStyle w:val="NormalTok"/>
        </w:rPr>
        <w:t>(),</w:t>
      </w:r>
      <w:r>
        <w:br/>
      </w:r>
      <w:r>
        <w:rPr>
          <w:rStyle w:val="NormalTok"/>
        </w:rPr>
        <w:t xml:space="preserve">              </w:t>
      </w:r>
      <w:r>
        <w:rPr>
          <w:rStyle w:val="DataTypeTok"/>
        </w:rPr>
        <w:t>trees =</w:t>
      </w:r>
      <w:r>
        <w:rPr>
          <w:rStyle w:val="NormalTok"/>
        </w:rPr>
        <w:t xml:space="preserve"> </w:t>
      </w:r>
      <w:r>
        <w:rPr>
          <w:rStyle w:val="KeywordTok"/>
        </w:rPr>
        <w:t>tune</w:t>
      </w:r>
      <w:r>
        <w:rPr>
          <w:rStyle w:val="NormalTok"/>
        </w:rPr>
        <w:t>(),</w:t>
      </w:r>
      <w:r>
        <w:br/>
      </w:r>
      <w:r>
        <w:rPr>
          <w:rStyle w:val="NormalTok"/>
        </w:rPr>
        <w:t xml:space="preserve">              </w:t>
      </w:r>
      <w:r>
        <w:rPr>
          <w:rStyle w:val="DataTypeTok"/>
        </w:rPr>
        <w:t>min_n =</w:t>
      </w:r>
      <w:r>
        <w:rPr>
          <w:rStyle w:val="NormalTok"/>
        </w:rPr>
        <w:t xml:space="preserve"> </w:t>
      </w:r>
      <w:r>
        <w:rPr>
          <w:rStyle w:val="DecValTok"/>
        </w:rPr>
        <w:t>10</w:t>
      </w:r>
      <w:r>
        <w:rPr>
          <w:rStyle w:val="NormalTok"/>
        </w:rPr>
        <w:t xml:space="preserve">) </w:t>
      </w:r>
      <w:r>
        <w:rPr>
          <w:rStyle w:val="OperatorTok"/>
        </w:rPr>
        <w:t>%&gt;%</w:t>
      </w:r>
      <w:r>
        <w:br/>
      </w:r>
      <w:r>
        <w:rPr>
          <w:rStyle w:val="StringTok"/>
        </w:rPr>
        <w:t xml:space="preserve">  </w:t>
      </w:r>
      <w:r>
        <w:rPr>
          <w:rStyle w:val="KeywordTok"/>
        </w:rPr>
        <w:t>set_engine</w:t>
      </w:r>
      <w:r>
        <w:rPr>
          <w:rStyle w:val="NormalTok"/>
        </w:rPr>
        <w:t>(</w:t>
      </w:r>
      <w:r>
        <w:rPr>
          <w:rStyle w:val="StringTok"/>
        </w:rPr>
        <w:t>"ranger"</w:t>
      </w:r>
      <w:r>
        <w:rPr>
          <w:rStyle w:val="NormalTok"/>
        </w:rPr>
        <w:t xml:space="preserve">, </w:t>
      </w:r>
      <w:r>
        <w:br/>
      </w:r>
      <w:r>
        <w:rPr>
          <w:rStyle w:val="NormalTok"/>
        </w:rPr>
        <w:t xml:space="preserve">             </w:t>
      </w:r>
      <w:r>
        <w:rPr>
          <w:rStyle w:val="DataTypeTok"/>
        </w:rPr>
        <w:t>importance =</w:t>
      </w:r>
      <w:r>
        <w:rPr>
          <w:rStyle w:val="NormalTok"/>
        </w:rPr>
        <w:t xml:space="preserve"> </w:t>
      </w:r>
      <w:r>
        <w:rPr>
          <w:rStyle w:val="StringTok"/>
        </w:rPr>
        <w:t>"impurity"</w:t>
      </w:r>
      <w:r>
        <w:rPr>
          <w:rStyle w:val="NormalTok"/>
        </w:rPr>
        <w:t xml:space="preserve">) </w:t>
      </w:r>
      <w:r>
        <w:rPr>
          <w:rStyle w:val="OperatorTok"/>
        </w:rPr>
        <w:t>%&gt;%</w:t>
      </w:r>
      <w:r>
        <w:br/>
      </w:r>
      <w:r>
        <w:rPr>
          <w:rStyle w:val="StringTok"/>
        </w:rPr>
        <w:t xml:space="preserve">  </w:t>
      </w:r>
      <w:r>
        <w:rPr>
          <w:rStyle w:val="KeywordTok"/>
        </w:rPr>
        <w:t>set_mode</w:t>
      </w:r>
      <w:r>
        <w:rPr>
          <w:rStyle w:val="NormalTok"/>
        </w:rPr>
        <w:t>(</w:t>
      </w:r>
      <w:r>
        <w:rPr>
          <w:rStyle w:val="StringTok"/>
        </w:rPr>
        <w:t>"classification"</w:t>
      </w:r>
      <w:r>
        <w:rPr>
          <w:rStyle w:val="NormalTok"/>
        </w:rPr>
        <w:t xml:space="preserve">) </w:t>
      </w:r>
      <w:r>
        <w:br/>
      </w:r>
      <w:r>
        <w:br/>
      </w:r>
      <w:r>
        <w:br/>
      </w:r>
      <w:r>
        <w:br/>
      </w:r>
      <w:r>
        <w:rPr>
          <w:rStyle w:val="CommentTok"/>
        </w:rPr>
        <w:t xml:space="preserve">#Recipe </w:t>
      </w:r>
      <w:r>
        <w:br/>
      </w:r>
      <w:r>
        <w:rPr>
          <w:rStyle w:val="CommentTok"/>
        </w:rPr>
        <w:t>#the thing we’re trying to predict is the variable to the left of the ~, and the predictor variables are the things to the right of it</w:t>
      </w:r>
      <w:r>
        <w:br/>
      </w:r>
      <w:r>
        <w:br/>
      </w:r>
      <w:r>
        <w:rPr>
          <w:rStyle w:val="CommentTok"/>
        </w:rPr>
        <w:t xml:space="preserve">#completion is what we are trying to predict </w:t>
      </w:r>
      <w:r>
        <w:br/>
      </w:r>
      <w:r>
        <w:rPr>
          <w:rStyle w:val="CommentTok"/>
        </w:rPr>
        <w:t>#predictors are gender, socioeconomic status, highest education, age, and disability status</w:t>
      </w:r>
      <w:r>
        <w:br/>
      </w:r>
      <w:r>
        <w:rPr>
          <w:rStyle w:val="CommentTok"/>
        </w:rPr>
        <w:t># gender (gender), highest ed (highest_education), age (age_band), disability status (disability), SES (can't find that)</w:t>
      </w:r>
      <w:ins w:id="307" w:author="Sanne Smith" w:date="2021-05-09T10:15:00Z">
        <w:r w:rsidR="00112300">
          <w:rPr>
            <w:rStyle w:val="CommentTok"/>
          </w:rPr>
          <w:t xml:space="preserve"> imd_band</w:t>
        </w:r>
      </w:ins>
      <w:ins w:id="308" w:author="Sanne Smith" w:date="2021-05-09T10:16:00Z">
        <w:r w:rsidR="00112300">
          <w:rPr>
            <w:rStyle w:val="CommentTok"/>
          </w:rPr>
          <w:t xml:space="preserve"> is a proxy for ses</w:t>
        </w:r>
      </w:ins>
      <w:r>
        <w:rPr>
          <w:rStyle w:val="CommentTok"/>
        </w:rPr>
        <w:t>, final_result, imd_band – specifies the Index of Multiple Depravation band of the place where the student lived during the module-presentation (assumes that holds true)</w:t>
      </w:r>
      <w:r>
        <w:br/>
      </w:r>
      <w:r>
        <w:br/>
      </w:r>
      <w:r>
        <w:rPr>
          <w:rStyle w:val="NormalTok"/>
        </w:rPr>
        <w:t>d_recipe &lt;-</w:t>
      </w:r>
      <w:r>
        <w:rPr>
          <w:rStyle w:val="StringTok"/>
        </w:rPr>
        <w:t xml:space="preserve"> </w:t>
      </w:r>
      <w:r>
        <w:br/>
      </w:r>
      <w:r>
        <w:rPr>
          <w:rStyle w:val="StringTok"/>
        </w:rPr>
        <w:t xml:space="preserve">  </w:t>
      </w:r>
      <w:r>
        <w:rPr>
          <w:rStyle w:val="KeywordTok"/>
        </w:rPr>
        <w:t>recipe</w:t>
      </w:r>
      <w:r>
        <w:rPr>
          <w:rStyle w:val="NormalTok"/>
        </w:rPr>
        <w:t xml:space="preserve">(final_result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d_train) </w:t>
      </w:r>
      <w:r>
        <w:rPr>
          <w:rStyle w:val="OperatorTok"/>
        </w:rPr>
        <w:t>%&gt;%</w:t>
      </w:r>
      <w:r>
        <w:rPr>
          <w:rStyle w:val="StringTok"/>
        </w:rPr>
        <w:t xml:space="preserve"> </w:t>
      </w:r>
      <w:r>
        <w:br/>
      </w:r>
      <w:r>
        <w:rPr>
          <w:rStyle w:val="StringTok"/>
        </w:rPr>
        <w:t xml:space="preserve">  </w:t>
      </w:r>
      <w:r>
        <w:rPr>
          <w:rStyle w:val="KeywordTok"/>
        </w:rPr>
        <w:t>step_normalize</w:t>
      </w:r>
      <w:r>
        <w:rPr>
          <w:rStyle w:val="NormalTok"/>
        </w:rPr>
        <w:t xml:space="preserve">(imd_band) </w:t>
      </w:r>
      <w:r>
        <w:rPr>
          <w:rStyle w:val="OperatorTok"/>
        </w:rPr>
        <w:t>%&gt;%</w:t>
      </w:r>
      <w:r>
        <w:rPr>
          <w:rStyle w:val="StringTok"/>
        </w:rPr>
        <w:t xml:space="preserve"> </w:t>
      </w:r>
      <w:r>
        <w:br/>
      </w:r>
      <w:r>
        <w:rPr>
          <w:rStyle w:val="StringTok"/>
        </w:rPr>
        <w:t xml:space="preserve">  </w:t>
      </w:r>
      <w:r>
        <w:rPr>
          <w:rStyle w:val="KeywordTok"/>
        </w:rPr>
        <w:t>step_string2factor</w:t>
      </w:r>
      <w:r>
        <w:rPr>
          <w:rStyle w:val="NormalTok"/>
        </w:rPr>
        <w:t xml:space="preserve">(final_result, age_band, highest_education, gender, disability) </w:t>
      </w:r>
      <w:r>
        <w:rPr>
          <w:rStyle w:val="OperatorTok"/>
        </w:rPr>
        <w:t>%&gt;%</w:t>
      </w:r>
      <w:r>
        <w:rPr>
          <w:rStyle w:val="StringTok"/>
        </w:rPr>
        <w:t xml:space="preserve"> </w:t>
      </w:r>
      <w:r>
        <w:br/>
      </w:r>
      <w:r>
        <w:rPr>
          <w:rStyle w:val="StringTok"/>
        </w:rPr>
        <w:t xml:space="preserve">  </w:t>
      </w:r>
      <w:r>
        <w:rPr>
          <w:rStyle w:val="KeywordTok"/>
        </w:rPr>
        <w:t>step_dummy</w:t>
      </w:r>
      <w:r>
        <w:rPr>
          <w:rStyle w:val="NormalTok"/>
        </w:rPr>
        <w:t>(age_band, highest_education, gender, disability)</w:t>
      </w:r>
      <w:r>
        <w:br/>
      </w:r>
      <w:r>
        <w:rPr>
          <w:rStyle w:val="NormalTok"/>
        </w:rPr>
        <w:t>d_recipe</w:t>
      </w:r>
    </w:p>
    <w:p w14:paraId="3BC78318" w14:textId="6FFCF806" w:rsidR="00112300" w:rsidRDefault="00112300">
      <w:pPr>
        <w:pStyle w:val="SourceCode"/>
        <w:rPr>
          <w:ins w:id="309" w:author="Sanne Smith" w:date="2021-05-09T10:18:00Z"/>
          <w:rStyle w:val="NormalTok"/>
        </w:rPr>
      </w:pPr>
    </w:p>
    <w:p w14:paraId="56C3E2E2" w14:textId="75D5AE88" w:rsidR="00112300" w:rsidRDefault="00112300">
      <w:pPr>
        <w:pStyle w:val="SourceCode"/>
        <w:rPr>
          <w:ins w:id="310" w:author="Sanne Smith" w:date="2021-05-09T10:16:00Z"/>
          <w:rStyle w:val="NormalTok"/>
        </w:rPr>
      </w:pPr>
      <w:ins w:id="311" w:author="Sanne Smith" w:date="2021-05-09T10:18:00Z">
        <w:r>
          <w:rPr>
            <w:rStyle w:val="NormalTok"/>
          </w:rPr>
          <w:t>Good, but it is a bit redundant to first recode variables to factors and then to dummies again. You can just pass the variables to step_dummy right away</w:t>
        </w:r>
      </w:ins>
    </w:p>
    <w:p w14:paraId="7A0EEF12" w14:textId="404834CD" w:rsidR="00112300" w:rsidDel="00112300" w:rsidRDefault="00112300">
      <w:pPr>
        <w:pStyle w:val="SourceCode"/>
        <w:rPr>
          <w:del w:id="312" w:author="Sanne Smith" w:date="2021-05-09T10:17:00Z"/>
        </w:rPr>
      </w:pPr>
    </w:p>
    <w:p w14:paraId="05F7954C" w14:textId="723BDA95" w:rsidR="004113E9" w:rsidRPr="00112300" w:rsidRDefault="00BB0DCE">
      <w:pPr>
        <w:pStyle w:val="SourceCode"/>
        <w:rPr>
          <w:rFonts w:ascii="Consolas" w:hAnsi="Consolas"/>
          <w:sz w:val="22"/>
          <w:rPrChange w:id="313" w:author="Sanne Smith" w:date="2021-05-09T10:18:00Z">
            <w:rPr/>
          </w:rPrChange>
        </w:rPr>
      </w:pPr>
      <w:r>
        <w:rPr>
          <w:rStyle w:val="VerbatimChar"/>
        </w:rPr>
        <w:t>## Data Recipe</w:t>
      </w:r>
      <w:r>
        <w:br/>
      </w:r>
      <w:r>
        <w:rPr>
          <w:rStyle w:val="VerbatimChar"/>
        </w:rPr>
        <w:t xml:space="preserve">## </w:t>
      </w:r>
      <w:r>
        <w:br/>
      </w:r>
      <w:r>
        <w:rPr>
          <w:rStyle w:val="VerbatimChar"/>
        </w:rPr>
        <w:t>## Inputs:</w:t>
      </w:r>
      <w:r>
        <w:br/>
      </w:r>
      <w:r>
        <w:rPr>
          <w:rStyle w:val="VerbatimChar"/>
        </w:rPr>
        <w:t xml:space="preserve">## </w:t>
      </w:r>
      <w:r>
        <w:br/>
      </w:r>
      <w:r>
        <w:rPr>
          <w:rStyle w:val="VerbatimChar"/>
        </w:rPr>
        <w:t>##       role #variables</w:t>
      </w:r>
      <w:r>
        <w:br/>
      </w:r>
      <w:r>
        <w:rPr>
          <w:rStyle w:val="VerbatimChar"/>
        </w:rPr>
        <w:t>##    outcome          1</w:t>
      </w:r>
      <w:r>
        <w:br/>
      </w:r>
      <w:r>
        <w:rPr>
          <w:rStyle w:val="VerbatimChar"/>
        </w:rPr>
        <w:t>##  predictor          5</w:t>
      </w:r>
      <w:r>
        <w:br/>
      </w:r>
      <w:r>
        <w:rPr>
          <w:rStyle w:val="VerbatimChar"/>
        </w:rPr>
        <w:t xml:space="preserve">## </w:t>
      </w:r>
      <w:r>
        <w:br/>
      </w:r>
      <w:r>
        <w:rPr>
          <w:rStyle w:val="VerbatimChar"/>
        </w:rPr>
        <w:t>## Operations:</w:t>
      </w:r>
      <w:r>
        <w:br/>
      </w:r>
      <w:r>
        <w:rPr>
          <w:rStyle w:val="VerbatimChar"/>
        </w:rPr>
        <w:t xml:space="preserve">## </w:t>
      </w:r>
      <w:r>
        <w:br/>
      </w:r>
      <w:r>
        <w:rPr>
          <w:rStyle w:val="VerbatimChar"/>
        </w:rPr>
        <w:t>## Centering and scaling for imd_band</w:t>
      </w:r>
      <w:r>
        <w:br/>
      </w:r>
      <w:r>
        <w:rPr>
          <w:rStyle w:val="VerbatimChar"/>
        </w:rPr>
        <w:t>## Factor variables from final_result, age_band, ...</w:t>
      </w:r>
      <w:r>
        <w:br/>
      </w:r>
      <w:r>
        <w:rPr>
          <w:rStyle w:val="VerbatimChar"/>
        </w:rPr>
        <w:t>## Dummy variables from age_band, highest_education, gender, disability</w:t>
      </w:r>
    </w:p>
    <w:p w14:paraId="06274188" w14:textId="77777777" w:rsidR="004113E9" w:rsidRDefault="00BB0DCE">
      <w:pPr>
        <w:pStyle w:val="SourceCode"/>
      </w:pPr>
      <w:r>
        <w:rPr>
          <w:rStyle w:val="CommentTok"/>
        </w:rPr>
        <w:t xml:space="preserve">#Cross-validation and grid </w:t>
      </w:r>
      <w:r>
        <w:br/>
      </w:r>
      <w:r>
        <w:br/>
      </w:r>
      <w:r>
        <w:rPr>
          <w:rStyle w:val="CommentTok"/>
        </w:rPr>
        <w:t># 3) Set up cross validation----------------------------------------------------</w:t>
      </w:r>
      <w:r>
        <w:br/>
      </w:r>
      <w:r>
        <w:rPr>
          <w:rStyle w:val="CommentTok"/>
        </w:rPr>
        <w:t># Set up our grids</w:t>
      </w:r>
      <w:r>
        <w:br/>
      </w:r>
      <w:r>
        <w:br/>
      </w:r>
      <w:r>
        <w:br/>
      </w:r>
      <w:r>
        <w:br/>
      </w:r>
      <w:r>
        <w:rPr>
          <w:rStyle w:val="CommentTok"/>
        </w:rPr>
        <w:t># Decision tree</w:t>
      </w:r>
      <w:r>
        <w:br/>
      </w:r>
      <w:r>
        <w:rPr>
          <w:rStyle w:val="NormalTok"/>
        </w:rPr>
        <w:t>dt_grid &lt;-</w:t>
      </w:r>
      <w:r>
        <w:rPr>
          <w:rStyle w:val="StringTok"/>
        </w:rPr>
        <w:t xml:space="preserve"> </w:t>
      </w:r>
      <w:r>
        <w:br/>
      </w:r>
      <w:r>
        <w:rPr>
          <w:rStyle w:val="StringTok"/>
        </w:rPr>
        <w:t xml:space="preserve">  </w:t>
      </w:r>
      <w:r>
        <w:rPr>
          <w:rStyle w:val="KeywordTok"/>
        </w:rPr>
        <w:t>grid_regular</w:t>
      </w:r>
      <w:r>
        <w:rPr>
          <w:rStyle w:val="NormalTok"/>
        </w:rPr>
        <w:t>(</w:t>
      </w:r>
      <w:r>
        <w:rPr>
          <w:rStyle w:val="KeywordTok"/>
        </w:rPr>
        <w:t>cost_complexity</w:t>
      </w:r>
      <w:r>
        <w:rPr>
          <w:rStyle w:val="NormalTok"/>
        </w:rPr>
        <w:t>(),</w:t>
      </w:r>
      <w:r>
        <w:br/>
      </w:r>
      <w:r>
        <w:rPr>
          <w:rStyle w:val="NormalTok"/>
        </w:rPr>
        <w:t xml:space="preserve">               </w:t>
      </w:r>
      <w:r>
        <w:rPr>
          <w:rStyle w:val="KeywordTok"/>
        </w:rPr>
        <w:t>tree_depth</w:t>
      </w:r>
      <w:r>
        <w:rPr>
          <w:rStyle w:val="NormalTok"/>
        </w:rPr>
        <w:t>(),</w:t>
      </w:r>
      <w:r>
        <w:br/>
      </w:r>
      <w:r>
        <w:rPr>
          <w:rStyle w:val="NormalTok"/>
        </w:rPr>
        <w:t xml:space="preserve">               </w:t>
      </w:r>
      <w:r>
        <w:rPr>
          <w:rStyle w:val="DataTypeTok"/>
        </w:rPr>
        <w:t>levels =</w:t>
      </w:r>
      <w:r>
        <w:rPr>
          <w:rStyle w:val="NormalTok"/>
        </w:rPr>
        <w:t xml:space="preserve"> </w:t>
      </w:r>
      <w:r>
        <w:rPr>
          <w:rStyle w:val="DecValTok"/>
        </w:rPr>
        <w:t>5</w:t>
      </w:r>
      <w:r>
        <w:rPr>
          <w:rStyle w:val="NormalTok"/>
        </w:rPr>
        <w:t>)</w:t>
      </w:r>
      <w:r>
        <w:br/>
      </w:r>
      <w:r>
        <w:rPr>
          <w:rStyle w:val="NormalTok"/>
        </w:rPr>
        <w:t>dt_grid</w:t>
      </w:r>
    </w:p>
    <w:p w14:paraId="2B09A55F" w14:textId="77777777" w:rsidR="004113E9" w:rsidRDefault="00BB0DCE">
      <w:pPr>
        <w:pStyle w:val="SourceCode"/>
      </w:pPr>
      <w:r>
        <w:rPr>
          <w:rStyle w:val="VerbatimChar"/>
        </w:rPr>
        <w:t>## # A tibble: 25 x 2</w:t>
      </w:r>
      <w:r>
        <w:br/>
      </w:r>
      <w:r>
        <w:rPr>
          <w:rStyle w:val="VerbatimChar"/>
        </w:rPr>
        <w:t>##    cost_complexity tree_depth</w:t>
      </w:r>
      <w:r>
        <w:br/>
      </w:r>
      <w:r>
        <w:rPr>
          <w:rStyle w:val="VerbatimChar"/>
        </w:rPr>
        <w:t>##              &lt;dbl&gt;      &lt;int&gt;</w:t>
      </w:r>
      <w:r>
        <w:br/>
      </w:r>
      <w:r>
        <w:rPr>
          <w:rStyle w:val="VerbatimChar"/>
        </w:rPr>
        <w:t>##  1    0.0000000001          1</w:t>
      </w:r>
      <w:r>
        <w:br/>
      </w:r>
      <w:r>
        <w:rPr>
          <w:rStyle w:val="VerbatimChar"/>
        </w:rPr>
        <w:t>##  2    0.0000000178          1</w:t>
      </w:r>
      <w:r>
        <w:br/>
      </w:r>
      <w:r>
        <w:rPr>
          <w:rStyle w:val="VerbatimChar"/>
        </w:rPr>
        <w:t>##  3    0.00000316            1</w:t>
      </w:r>
      <w:r>
        <w:br/>
      </w:r>
      <w:r>
        <w:rPr>
          <w:rStyle w:val="VerbatimChar"/>
        </w:rPr>
        <w:t>##  4    0.000562              1</w:t>
      </w:r>
      <w:r>
        <w:br/>
      </w:r>
      <w:r>
        <w:rPr>
          <w:rStyle w:val="VerbatimChar"/>
        </w:rPr>
        <w:t>##  5    0.1                   1</w:t>
      </w:r>
      <w:r>
        <w:br/>
      </w:r>
      <w:r>
        <w:rPr>
          <w:rStyle w:val="VerbatimChar"/>
        </w:rPr>
        <w:t>##  6    0.0000000001          4</w:t>
      </w:r>
      <w:r>
        <w:br/>
      </w:r>
      <w:r>
        <w:rPr>
          <w:rStyle w:val="VerbatimChar"/>
        </w:rPr>
        <w:t>##  7    0.0000000178          4</w:t>
      </w:r>
      <w:r>
        <w:br/>
      </w:r>
      <w:r>
        <w:rPr>
          <w:rStyle w:val="VerbatimChar"/>
        </w:rPr>
        <w:t>##  8    0.00000316            4</w:t>
      </w:r>
      <w:r>
        <w:br/>
      </w:r>
      <w:r>
        <w:rPr>
          <w:rStyle w:val="VerbatimChar"/>
        </w:rPr>
        <w:t>##  9    0.000562              4</w:t>
      </w:r>
      <w:r>
        <w:br/>
      </w:r>
      <w:r>
        <w:rPr>
          <w:rStyle w:val="VerbatimChar"/>
        </w:rPr>
        <w:t>## 10    0.1                   4</w:t>
      </w:r>
      <w:r>
        <w:br/>
      </w:r>
      <w:r>
        <w:rPr>
          <w:rStyle w:val="VerbatimChar"/>
        </w:rPr>
        <w:t>## # ... with 15 more rows</w:t>
      </w:r>
    </w:p>
    <w:p w14:paraId="2C19F25F" w14:textId="77777777" w:rsidR="004113E9" w:rsidRDefault="00BB0DCE">
      <w:pPr>
        <w:pStyle w:val="SourceCode"/>
      </w:pPr>
      <w:r>
        <w:rPr>
          <w:rStyle w:val="CommentTok"/>
        </w:rPr>
        <w:t># Regularization</w:t>
      </w:r>
      <w:r>
        <w:br/>
      </w:r>
      <w:r>
        <w:rPr>
          <w:rStyle w:val="NormalTok"/>
        </w:rPr>
        <w:t>reg_grid &lt;-</w:t>
      </w:r>
      <w:r>
        <w:rPr>
          <w:rStyle w:val="StringTok"/>
        </w:rPr>
        <w:t xml:space="preserve"> </w:t>
      </w:r>
      <w:r>
        <w:br/>
      </w:r>
      <w:r>
        <w:rPr>
          <w:rStyle w:val="StringTok"/>
        </w:rPr>
        <w:lastRenderedPageBreak/>
        <w:t xml:space="preserve">  </w:t>
      </w:r>
      <w:r>
        <w:rPr>
          <w:rStyle w:val="KeywordTok"/>
        </w:rPr>
        <w:t>grid_regular</w:t>
      </w:r>
      <w:r>
        <w:rPr>
          <w:rStyle w:val="NormalTok"/>
        </w:rPr>
        <w:t>(</w:t>
      </w:r>
      <w:r>
        <w:rPr>
          <w:rStyle w:val="KeywordTok"/>
        </w:rPr>
        <w:t>penalty</w:t>
      </w:r>
      <w:r>
        <w:rPr>
          <w:rStyle w:val="NormalTok"/>
        </w:rPr>
        <w:t>(),</w:t>
      </w:r>
      <w:r>
        <w:br/>
      </w:r>
      <w:r>
        <w:rPr>
          <w:rStyle w:val="NormalTok"/>
        </w:rPr>
        <w:t xml:space="preserve">               </w:t>
      </w:r>
      <w:r>
        <w:rPr>
          <w:rStyle w:val="KeywordTok"/>
        </w:rPr>
        <w:t>mixture</w:t>
      </w:r>
      <w:r>
        <w:rPr>
          <w:rStyle w:val="NormalTok"/>
        </w:rPr>
        <w:t>(),</w:t>
      </w:r>
      <w:r>
        <w:br/>
      </w:r>
      <w:r>
        <w:rPr>
          <w:rStyle w:val="NormalTok"/>
        </w:rPr>
        <w:t xml:space="preserve">               </w:t>
      </w:r>
      <w:r>
        <w:rPr>
          <w:rStyle w:val="DataTypeTok"/>
        </w:rPr>
        <w:t>levels =</w:t>
      </w:r>
      <w:r>
        <w:rPr>
          <w:rStyle w:val="NormalTok"/>
        </w:rPr>
        <w:t xml:space="preserve"> </w:t>
      </w:r>
      <w:r>
        <w:rPr>
          <w:rStyle w:val="DecValTok"/>
        </w:rPr>
        <w:t>5</w:t>
      </w:r>
      <w:r>
        <w:rPr>
          <w:rStyle w:val="NormalTok"/>
        </w:rPr>
        <w:t>)</w:t>
      </w:r>
      <w:r>
        <w:br/>
      </w:r>
      <w:r>
        <w:rPr>
          <w:rStyle w:val="NormalTok"/>
        </w:rPr>
        <w:t>reg_grid</w:t>
      </w:r>
    </w:p>
    <w:p w14:paraId="7A73FD93" w14:textId="77777777" w:rsidR="004113E9" w:rsidRDefault="00BB0DCE">
      <w:pPr>
        <w:pStyle w:val="SourceCode"/>
      </w:pPr>
      <w:r>
        <w:rPr>
          <w:rStyle w:val="VerbatimChar"/>
        </w:rPr>
        <w:t>## # A tibble: 25 x 2</w:t>
      </w:r>
      <w:r>
        <w:br/>
      </w:r>
      <w:r>
        <w:rPr>
          <w:rStyle w:val="VerbatimChar"/>
        </w:rPr>
        <w:t>##         penalty mixture</w:t>
      </w:r>
      <w:r>
        <w:br/>
      </w:r>
      <w:r>
        <w:rPr>
          <w:rStyle w:val="VerbatimChar"/>
        </w:rPr>
        <w:t>##           &lt;dbl&gt;   &lt;dbl&gt;</w:t>
      </w:r>
      <w:r>
        <w:br/>
      </w:r>
      <w:r>
        <w:rPr>
          <w:rStyle w:val="VerbatimChar"/>
        </w:rPr>
        <w:t xml:space="preserve">##  1 0.0000000001    0   </w:t>
      </w:r>
      <w:r>
        <w:br/>
      </w:r>
      <w:r>
        <w:rPr>
          <w:rStyle w:val="VerbatimChar"/>
        </w:rPr>
        <w:t xml:space="preserve">##  2 0.0000000316    0   </w:t>
      </w:r>
      <w:r>
        <w:br/>
      </w:r>
      <w:r>
        <w:rPr>
          <w:rStyle w:val="VerbatimChar"/>
        </w:rPr>
        <w:t xml:space="preserve">##  3 0.00001         0   </w:t>
      </w:r>
      <w:r>
        <w:br/>
      </w:r>
      <w:r>
        <w:rPr>
          <w:rStyle w:val="VerbatimChar"/>
        </w:rPr>
        <w:t xml:space="preserve">##  4 0.00316         0   </w:t>
      </w:r>
      <w:r>
        <w:br/>
      </w:r>
      <w:r>
        <w:rPr>
          <w:rStyle w:val="VerbatimChar"/>
        </w:rPr>
        <w:t xml:space="preserve">##  5 1               0   </w:t>
      </w:r>
      <w:r>
        <w:br/>
      </w:r>
      <w:r>
        <w:rPr>
          <w:rStyle w:val="VerbatimChar"/>
        </w:rPr>
        <w:t>##  6 0.0000000001    0.25</w:t>
      </w:r>
      <w:r>
        <w:br/>
      </w:r>
      <w:r>
        <w:rPr>
          <w:rStyle w:val="VerbatimChar"/>
        </w:rPr>
        <w:t>##  7 0.0000000316    0.25</w:t>
      </w:r>
      <w:r>
        <w:br/>
      </w:r>
      <w:r>
        <w:rPr>
          <w:rStyle w:val="VerbatimChar"/>
        </w:rPr>
        <w:t>##  8 0.00001         0.25</w:t>
      </w:r>
      <w:r>
        <w:br/>
      </w:r>
      <w:r>
        <w:rPr>
          <w:rStyle w:val="VerbatimChar"/>
        </w:rPr>
        <w:t>##  9 0.00316         0.25</w:t>
      </w:r>
      <w:r>
        <w:br/>
      </w:r>
      <w:r>
        <w:rPr>
          <w:rStyle w:val="VerbatimChar"/>
        </w:rPr>
        <w:t>## 10 1               0.25</w:t>
      </w:r>
      <w:r>
        <w:br/>
      </w:r>
      <w:r>
        <w:rPr>
          <w:rStyle w:val="VerbatimChar"/>
        </w:rPr>
        <w:t>## # ... with 15 more rows</w:t>
      </w:r>
    </w:p>
    <w:p w14:paraId="4ED3F327" w14:textId="2EFA2228" w:rsidR="004113E9" w:rsidRDefault="00BB0DCE">
      <w:pPr>
        <w:pStyle w:val="SourceCode"/>
      </w:pPr>
      <w:r>
        <w:rPr>
          <w:rStyle w:val="CommentTok"/>
        </w:rPr>
        <w:t># Random forest</w:t>
      </w:r>
      <w:r>
        <w:br/>
      </w:r>
      <w:r>
        <w:rPr>
          <w:rStyle w:val="NormalTok"/>
        </w:rPr>
        <w:t>rf_grid &lt;-</w:t>
      </w:r>
      <w:r>
        <w:rPr>
          <w:rStyle w:val="StringTok"/>
        </w:rPr>
        <w:t xml:space="preserve"> </w:t>
      </w:r>
      <w:r>
        <w:rPr>
          <w:rStyle w:val="KeywordTok"/>
        </w:rPr>
        <w:t>grid_regular</w:t>
      </w:r>
      <w:r>
        <w:rPr>
          <w:rStyle w:val="NormalTok"/>
        </w:rPr>
        <w:t>(</w:t>
      </w:r>
      <w:r>
        <w:rPr>
          <w:rStyle w:val="KeywordTok"/>
        </w:rPr>
        <w:t>mtry</w:t>
      </w:r>
      <w:r>
        <w:rPr>
          <w:rStyle w:val="NormalTok"/>
        </w:rPr>
        <w:t>(</w:t>
      </w:r>
      <w:r>
        <w:rPr>
          <w:rStyle w:val="DataTypeTok"/>
        </w:rPr>
        <w:t>range =</w:t>
      </w:r>
      <w:r>
        <w:rPr>
          <w:rStyle w:val="NormalTok"/>
        </w:rPr>
        <w:t xml:space="preserve"> </w:t>
      </w:r>
      <w:r>
        <w:rPr>
          <w:rStyle w:val="KeywordTok"/>
        </w:rPr>
        <w:t>c</w:t>
      </w:r>
      <w:r>
        <w:rPr>
          <w:rStyle w:val="NormalTok"/>
        </w:rPr>
        <w:t>(</w:t>
      </w:r>
      <w:r>
        <w:rPr>
          <w:rStyle w:val="DecValTok"/>
        </w:rPr>
        <w:t>25</w:t>
      </w:r>
      <w:r>
        <w:rPr>
          <w:rStyle w:val="NormalTok"/>
        </w:rPr>
        <w:t xml:space="preserve">, </w:t>
      </w:r>
      <w:r>
        <w:rPr>
          <w:rStyle w:val="DecValTok"/>
        </w:rPr>
        <w:t>100</w:t>
      </w:r>
      <w:r>
        <w:rPr>
          <w:rStyle w:val="NormalTok"/>
        </w:rPr>
        <w:t>)),</w:t>
      </w:r>
      <w:ins w:id="314" w:author="Sanne Smith" w:date="2021-05-09T10:18:00Z">
        <w:r w:rsidR="00112300">
          <w:rPr>
            <w:rStyle w:val="NormalTok"/>
          </w:rPr>
          <w:t xml:space="preserve"> does this value make sense fo</w:t>
        </w:r>
      </w:ins>
      <w:ins w:id="315" w:author="Sanne Smith" w:date="2021-05-09T10:19:00Z">
        <w:r w:rsidR="00112300">
          <w:rPr>
            <w:rStyle w:val="NormalTok"/>
          </w:rPr>
          <w:t>r your model with 12 variables?</w:t>
        </w:r>
      </w:ins>
      <w:r>
        <w:br/>
      </w:r>
      <w:r>
        <w:rPr>
          <w:rStyle w:val="NormalTok"/>
        </w:rPr>
        <w:t xml:space="preserve">                        </w:t>
      </w:r>
      <w:r>
        <w:rPr>
          <w:rStyle w:val="KeywordTok"/>
        </w:rPr>
        <w:t>trees</w:t>
      </w:r>
      <w:r>
        <w:rPr>
          <w:rStyle w:val="NormalTok"/>
        </w:rPr>
        <w:t>(</w:t>
      </w:r>
      <w:r>
        <w:rPr>
          <w:rStyle w:val="DataTypeTok"/>
        </w:rPr>
        <w:t>range =</w:t>
      </w:r>
      <w:r>
        <w:rPr>
          <w:rStyle w:val="NormalTok"/>
        </w:rPr>
        <w:t xml:space="preserve"> </w:t>
      </w:r>
      <w:r>
        <w:rPr>
          <w:rStyle w:val="KeywordTok"/>
        </w:rPr>
        <w:t>c</w:t>
      </w:r>
      <w:r>
        <w:rPr>
          <w:rStyle w:val="NormalTok"/>
        </w:rPr>
        <w:t>(</w:t>
      </w:r>
      <w:r>
        <w:rPr>
          <w:rStyle w:val="DecValTok"/>
        </w:rPr>
        <w:t>100</w:t>
      </w:r>
      <w:r>
        <w:rPr>
          <w:rStyle w:val="NormalTok"/>
        </w:rPr>
        <w:t xml:space="preserve">, </w:t>
      </w:r>
      <w:r>
        <w:rPr>
          <w:rStyle w:val="DecValTok"/>
        </w:rPr>
        <w:t>500</w:t>
      </w:r>
      <w:r>
        <w:rPr>
          <w:rStyle w:val="NormalTok"/>
        </w:rPr>
        <w:t>)),</w:t>
      </w:r>
      <w:r>
        <w:br/>
      </w:r>
      <w:r>
        <w:rPr>
          <w:rStyle w:val="NormalTok"/>
        </w:rPr>
        <w:t xml:space="preserve">                        </w:t>
      </w:r>
      <w:r>
        <w:rPr>
          <w:rStyle w:val="DataTypeTok"/>
        </w:rPr>
        <w:t>levels =</w:t>
      </w:r>
      <w:r>
        <w:rPr>
          <w:rStyle w:val="NormalTok"/>
        </w:rPr>
        <w:t xml:space="preserve"> </w:t>
      </w:r>
      <w:r>
        <w:rPr>
          <w:rStyle w:val="DecValTok"/>
        </w:rPr>
        <w:t>5</w:t>
      </w:r>
      <w:r>
        <w:rPr>
          <w:rStyle w:val="NormalTok"/>
        </w:rPr>
        <w:t>)</w:t>
      </w:r>
      <w:r>
        <w:br/>
      </w:r>
      <w:r>
        <w:rPr>
          <w:rStyle w:val="NormalTok"/>
        </w:rPr>
        <w:t>rf_grid</w:t>
      </w:r>
    </w:p>
    <w:p w14:paraId="3423F7A9" w14:textId="77777777" w:rsidR="004113E9" w:rsidRDefault="00BB0DCE">
      <w:pPr>
        <w:pStyle w:val="SourceCode"/>
      </w:pPr>
      <w:r>
        <w:rPr>
          <w:rStyle w:val="VerbatimChar"/>
        </w:rPr>
        <w:t>## # A tibble: 25 x 2</w:t>
      </w:r>
      <w:r>
        <w:br/>
      </w:r>
      <w:r>
        <w:rPr>
          <w:rStyle w:val="VerbatimChar"/>
        </w:rPr>
        <w:t>##     mtry trees</w:t>
      </w:r>
      <w:r>
        <w:br/>
      </w:r>
      <w:r>
        <w:rPr>
          <w:rStyle w:val="VerbatimChar"/>
        </w:rPr>
        <w:t>##    &lt;int&gt; &lt;int&gt;</w:t>
      </w:r>
      <w:r>
        <w:br/>
      </w:r>
      <w:r>
        <w:rPr>
          <w:rStyle w:val="VerbatimChar"/>
        </w:rPr>
        <w:t>##  1    25   100</w:t>
      </w:r>
      <w:r>
        <w:br/>
      </w:r>
      <w:r>
        <w:rPr>
          <w:rStyle w:val="VerbatimChar"/>
        </w:rPr>
        <w:t>##  2    43   100</w:t>
      </w:r>
      <w:r>
        <w:br/>
      </w:r>
      <w:r>
        <w:rPr>
          <w:rStyle w:val="VerbatimChar"/>
        </w:rPr>
        <w:t>##  3    62   100</w:t>
      </w:r>
      <w:r>
        <w:br/>
      </w:r>
      <w:r>
        <w:rPr>
          <w:rStyle w:val="VerbatimChar"/>
        </w:rPr>
        <w:t>##  4    81   100</w:t>
      </w:r>
      <w:r>
        <w:br/>
      </w:r>
      <w:r>
        <w:rPr>
          <w:rStyle w:val="VerbatimChar"/>
        </w:rPr>
        <w:t>##  5   100   100</w:t>
      </w:r>
      <w:r>
        <w:br/>
      </w:r>
      <w:r>
        <w:rPr>
          <w:rStyle w:val="VerbatimChar"/>
        </w:rPr>
        <w:t>##  6    25   200</w:t>
      </w:r>
      <w:r>
        <w:br/>
      </w:r>
      <w:r>
        <w:rPr>
          <w:rStyle w:val="VerbatimChar"/>
        </w:rPr>
        <w:t>##  7    43   200</w:t>
      </w:r>
      <w:r>
        <w:br/>
      </w:r>
      <w:r>
        <w:rPr>
          <w:rStyle w:val="VerbatimChar"/>
        </w:rPr>
        <w:t>##  8    62   200</w:t>
      </w:r>
      <w:r>
        <w:br/>
      </w:r>
      <w:r>
        <w:rPr>
          <w:rStyle w:val="VerbatimChar"/>
        </w:rPr>
        <w:t>##  9    81   200</w:t>
      </w:r>
      <w:r>
        <w:br/>
      </w:r>
      <w:r>
        <w:rPr>
          <w:rStyle w:val="VerbatimChar"/>
        </w:rPr>
        <w:t>## 10   100   200</w:t>
      </w:r>
      <w:r>
        <w:br/>
      </w:r>
      <w:r>
        <w:rPr>
          <w:rStyle w:val="VerbatimChar"/>
        </w:rPr>
        <w:t>## # ... with 15 more rows</w:t>
      </w:r>
    </w:p>
    <w:p w14:paraId="62E0D5B9" w14:textId="77777777" w:rsidR="004113E9" w:rsidRDefault="00BB0DCE">
      <w:pPr>
        <w:pStyle w:val="SourceCode"/>
      </w:pPr>
      <w:r>
        <w:rPr>
          <w:rStyle w:val="CommentTok"/>
        </w:rPr>
        <w:t># Set up 5-fold cross validation</w:t>
      </w:r>
      <w:r>
        <w:br/>
      </w:r>
      <w:r>
        <w:rPr>
          <w:rStyle w:val="NormalTok"/>
        </w:rPr>
        <w:t>d_cv &lt;-</w:t>
      </w:r>
      <w:r>
        <w:rPr>
          <w:rStyle w:val="StringTok"/>
        </w:rPr>
        <w:t xml:space="preserve"> </w:t>
      </w:r>
      <w:r>
        <w:br/>
      </w:r>
      <w:r>
        <w:rPr>
          <w:rStyle w:val="StringTok"/>
        </w:rPr>
        <w:t xml:space="preserve">  </w:t>
      </w:r>
      <w:r>
        <w:rPr>
          <w:rStyle w:val="KeywordTok"/>
        </w:rPr>
        <w:t>vfold_cv</w:t>
      </w:r>
      <w:r>
        <w:rPr>
          <w:rStyle w:val="NormalTok"/>
        </w:rPr>
        <w:t xml:space="preserve">(d_train, </w:t>
      </w:r>
      <w:r>
        <w:rPr>
          <w:rStyle w:val="DataTypeTok"/>
        </w:rPr>
        <w:t>v =</w:t>
      </w:r>
      <w:r>
        <w:rPr>
          <w:rStyle w:val="NormalTok"/>
        </w:rPr>
        <w:t xml:space="preserve"> </w:t>
      </w:r>
      <w:r>
        <w:rPr>
          <w:rStyle w:val="DecValTok"/>
        </w:rPr>
        <w:t>5</w:t>
      </w:r>
      <w:r>
        <w:rPr>
          <w:rStyle w:val="NormalTok"/>
        </w:rPr>
        <w:t>)</w:t>
      </w:r>
      <w:r>
        <w:br/>
      </w:r>
      <w:r>
        <w:br/>
      </w:r>
      <w:r>
        <w:br/>
      </w:r>
      <w:r>
        <w:rPr>
          <w:rStyle w:val="CommentTok"/>
        </w:rPr>
        <w:t># 4) Tune the hyperparameters</w:t>
      </w:r>
      <w:r>
        <w:br/>
      </w:r>
      <w:r>
        <w:br/>
      </w:r>
      <w:r>
        <w:rPr>
          <w:rStyle w:val="CommentTok"/>
        </w:rPr>
        <w:t># Decision tree</w:t>
      </w:r>
      <w:r>
        <w:br/>
      </w:r>
      <w:r>
        <w:rPr>
          <w:rStyle w:val="NormalTok"/>
        </w:rPr>
        <w:lastRenderedPageBreak/>
        <w:t>d_dt_wf &lt;-</w:t>
      </w:r>
      <w:r>
        <w:rPr>
          <w:rStyle w:val="StringTok"/>
        </w:rPr>
        <w:t xml:space="preserve"> </w:t>
      </w:r>
      <w:r>
        <w:br/>
      </w:r>
      <w:r>
        <w:rPr>
          <w:rStyle w:val="StringTok"/>
        </w:rPr>
        <w:t xml:space="preserve">  </w:t>
      </w:r>
      <w:r>
        <w:rPr>
          <w:rStyle w:val="KeywordTok"/>
        </w:rPr>
        <w:t>workflow</w:t>
      </w:r>
      <w:r>
        <w:rPr>
          <w:rStyle w:val="NormalTok"/>
        </w:rPr>
        <w:t xml:space="preserve">() </w:t>
      </w:r>
      <w:r>
        <w:rPr>
          <w:rStyle w:val="OperatorTok"/>
        </w:rPr>
        <w:t>%&gt;%</w:t>
      </w:r>
      <w:r>
        <w:br/>
      </w:r>
      <w:r>
        <w:rPr>
          <w:rStyle w:val="StringTok"/>
        </w:rPr>
        <w:t xml:space="preserve">  </w:t>
      </w:r>
      <w:r>
        <w:rPr>
          <w:rStyle w:val="KeywordTok"/>
        </w:rPr>
        <w:t>add_model</w:t>
      </w:r>
      <w:r>
        <w:rPr>
          <w:rStyle w:val="NormalTok"/>
        </w:rPr>
        <w:t xml:space="preserve">(dt_model) </w:t>
      </w:r>
      <w:r>
        <w:rPr>
          <w:rStyle w:val="OperatorTok"/>
        </w:rPr>
        <w:t>%&gt;%</w:t>
      </w:r>
      <w:r>
        <w:br/>
      </w:r>
      <w:r>
        <w:rPr>
          <w:rStyle w:val="StringTok"/>
        </w:rPr>
        <w:t xml:space="preserve">  </w:t>
      </w:r>
      <w:r>
        <w:rPr>
          <w:rStyle w:val="KeywordTok"/>
        </w:rPr>
        <w:t>add_recipe</w:t>
      </w:r>
      <w:r>
        <w:rPr>
          <w:rStyle w:val="NormalTok"/>
        </w:rPr>
        <w:t>(d_recipe)</w:t>
      </w:r>
      <w:r>
        <w:br/>
      </w:r>
      <w:r>
        <w:br/>
      </w:r>
      <w:r>
        <w:br/>
      </w:r>
      <w:r>
        <w:rPr>
          <w:rStyle w:val="KeywordTok"/>
        </w:rPr>
        <w:t>set.seed</w:t>
      </w:r>
      <w:r>
        <w:rPr>
          <w:rStyle w:val="NormalTok"/>
        </w:rPr>
        <w:t>(</w:t>
      </w:r>
      <w:r>
        <w:rPr>
          <w:rStyle w:val="DecValTok"/>
        </w:rPr>
        <w:t>1234</w:t>
      </w:r>
      <w:r>
        <w:rPr>
          <w:rStyle w:val="NormalTok"/>
        </w:rPr>
        <w:t>)</w:t>
      </w:r>
      <w:r>
        <w:br/>
      </w:r>
      <w:r>
        <w:rPr>
          <w:rStyle w:val="NormalTok"/>
        </w:rPr>
        <w:t>dt_results &lt;-</w:t>
      </w:r>
      <w:r>
        <w:rPr>
          <w:rStyle w:val="StringTok"/>
        </w:rPr>
        <w:t xml:space="preserve"> </w:t>
      </w:r>
      <w:r>
        <w:br/>
      </w:r>
      <w:r>
        <w:rPr>
          <w:rStyle w:val="StringTok"/>
        </w:rPr>
        <w:t xml:space="preserve"> </w:t>
      </w:r>
      <w:r>
        <w:rPr>
          <w:rStyle w:val="NormalTok"/>
        </w:rPr>
        <w:t xml:space="preserve">d_dt_wf </w:t>
      </w:r>
      <w:r>
        <w:rPr>
          <w:rStyle w:val="OperatorTok"/>
        </w:rPr>
        <w:t>%&gt;%</w:t>
      </w:r>
      <w:r>
        <w:rPr>
          <w:rStyle w:val="StringTok"/>
        </w:rPr>
        <w:t xml:space="preserve"> </w:t>
      </w:r>
      <w:r>
        <w:br/>
      </w:r>
      <w:r>
        <w:rPr>
          <w:rStyle w:val="StringTok"/>
        </w:rPr>
        <w:t xml:space="preserve">  </w:t>
      </w:r>
      <w:r>
        <w:rPr>
          <w:rStyle w:val="KeywordTok"/>
        </w:rPr>
        <w:t>tune_grid</w:t>
      </w:r>
      <w:r>
        <w:rPr>
          <w:rStyle w:val="NormalTok"/>
        </w:rPr>
        <w:t>(</w:t>
      </w:r>
      <w:r>
        <w:rPr>
          <w:rStyle w:val="DataTypeTok"/>
        </w:rPr>
        <w:t>resamples =</w:t>
      </w:r>
      <w:r>
        <w:rPr>
          <w:rStyle w:val="NormalTok"/>
        </w:rPr>
        <w:t xml:space="preserve"> d_cv,</w:t>
      </w:r>
      <w:r>
        <w:br/>
      </w:r>
      <w:r>
        <w:rPr>
          <w:rStyle w:val="NormalTok"/>
        </w:rPr>
        <w:t xml:space="preserve">            </w:t>
      </w:r>
      <w:r>
        <w:rPr>
          <w:rStyle w:val="DataTypeTok"/>
        </w:rPr>
        <w:t>grid =</w:t>
      </w:r>
      <w:r>
        <w:rPr>
          <w:rStyle w:val="NormalTok"/>
        </w:rPr>
        <w:t xml:space="preserve"> dt_grid)</w:t>
      </w:r>
    </w:p>
    <w:p w14:paraId="66741769" w14:textId="77777777" w:rsidR="004113E9" w:rsidRDefault="00BB0DCE">
      <w:pPr>
        <w:pStyle w:val="SourceCode"/>
      </w:pPr>
      <w:r>
        <w:rPr>
          <w:rStyle w:val="VerbatimChar"/>
        </w:rPr>
        <w:t>## Warning: package 'rlang' was built under R version 4.0.4</w:t>
      </w:r>
    </w:p>
    <w:p w14:paraId="0EB304FE" w14:textId="77777777" w:rsidR="004113E9" w:rsidRDefault="00BB0DCE">
      <w:pPr>
        <w:pStyle w:val="SourceCode"/>
      </w:pPr>
      <w:r>
        <w:rPr>
          <w:rStyle w:val="VerbatimChar"/>
        </w:rPr>
        <w:t>## Warning: package 'vctrs' was built under R version 4.0.4</w:t>
      </w:r>
    </w:p>
    <w:p w14:paraId="04D342B1" w14:textId="5D7946B2" w:rsidR="004113E9" w:rsidRDefault="00BB0DCE">
      <w:pPr>
        <w:pStyle w:val="SourceCode"/>
        <w:rPr>
          <w:rStyle w:val="NormalTok"/>
        </w:rPr>
      </w:pPr>
      <w:r>
        <w:rPr>
          <w:rStyle w:val="NormalTok"/>
        </w:rPr>
        <w:t>dt_results</w:t>
      </w:r>
    </w:p>
    <w:p w14:paraId="109A0657" w14:textId="7FF202C1" w:rsidR="002A6B03" w:rsidRDefault="002A6B03">
      <w:pPr>
        <w:pStyle w:val="SourceCode"/>
        <w:rPr>
          <w:rStyle w:val="NormalTok"/>
        </w:rPr>
      </w:pPr>
    </w:p>
    <w:p w14:paraId="0260AD70" w14:textId="470F14B3" w:rsidR="002A6B03" w:rsidRDefault="002A6B03">
      <w:pPr>
        <w:pStyle w:val="SourceCode"/>
      </w:pPr>
      <w:r>
        <w:rPr>
          <w:rStyle w:val="CommentTok"/>
        </w:rPr>
        <w:t># Processing</w:t>
      </w:r>
    </w:p>
    <w:p w14:paraId="37B23F8B" w14:textId="77777777" w:rsidR="004113E9" w:rsidRDefault="00BB0DCE">
      <w:pPr>
        <w:pStyle w:val="SourceCode"/>
      </w:pPr>
      <w:r>
        <w:rPr>
          <w:rStyle w:val="VerbatimChar"/>
        </w:rPr>
        <w:t>## # Tuning results</w:t>
      </w:r>
      <w:r>
        <w:br/>
      </w:r>
      <w:r>
        <w:rPr>
          <w:rStyle w:val="VerbatimChar"/>
        </w:rPr>
        <w:t xml:space="preserve">## # 5-fold cross-validation </w:t>
      </w:r>
      <w:r>
        <w:br/>
      </w:r>
      <w:r>
        <w:rPr>
          <w:rStyle w:val="VerbatimChar"/>
        </w:rPr>
        <w:t>## # A tibble: 5 x 4</w:t>
      </w:r>
      <w:r>
        <w:br/>
      </w:r>
      <w:r>
        <w:rPr>
          <w:rStyle w:val="VerbatimChar"/>
        </w:rPr>
        <w:t xml:space="preserve">##   splits                 id    .metrics          .notes          </w:t>
      </w:r>
      <w:r>
        <w:br/>
      </w:r>
      <w:r>
        <w:rPr>
          <w:rStyle w:val="VerbatimChar"/>
        </w:rPr>
        <w:t xml:space="preserve">##   &lt;list&gt;                 &lt;chr&gt; &lt;list&gt;            &lt;list&gt;          </w:t>
      </w:r>
      <w:r>
        <w:br/>
      </w:r>
      <w:r>
        <w:rPr>
          <w:rStyle w:val="VerbatimChar"/>
        </w:rPr>
        <w:t>## 1 &lt;split [110626/27657]&gt; Fold1 &lt;tibble [50 x 6]&gt; &lt;tibble [0 x 1]&gt;</w:t>
      </w:r>
      <w:r>
        <w:br/>
      </w:r>
      <w:r>
        <w:rPr>
          <w:rStyle w:val="VerbatimChar"/>
        </w:rPr>
        <w:t>## 2 &lt;split [110626/27657]&gt; Fold2 &lt;tibble [50 x 6]&gt; &lt;tibble [0 x 1]&gt;</w:t>
      </w:r>
      <w:r>
        <w:br/>
      </w:r>
      <w:r>
        <w:rPr>
          <w:rStyle w:val="VerbatimChar"/>
        </w:rPr>
        <w:t>## 3 &lt;split [110626/27657]&gt; Fold3 &lt;tibble [50 x 6]&gt; &lt;tibble [0 x 1]&gt;</w:t>
      </w:r>
      <w:r>
        <w:br/>
      </w:r>
      <w:r>
        <w:rPr>
          <w:rStyle w:val="VerbatimChar"/>
        </w:rPr>
        <w:t>## 4 &lt;split [110627/27656]&gt; Fold4 &lt;tibble [50 x 6]&gt; &lt;tibble [0 x 1]&gt;</w:t>
      </w:r>
      <w:r>
        <w:br/>
      </w:r>
      <w:r>
        <w:rPr>
          <w:rStyle w:val="VerbatimChar"/>
        </w:rPr>
        <w:t>## 5 &lt;split [110627/27656]&gt; Fold5 &lt;tibble [50 x 6]&gt; &lt;tibble [0 x 1]&gt;</w:t>
      </w:r>
    </w:p>
    <w:p w14:paraId="4C3C76A9" w14:textId="77777777" w:rsidR="004113E9" w:rsidRDefault="00BB0DCE">
      <w:pPr>
        <w:pStyle w:val="SourceCode"/>
      </w:pPr>
      <w:r>
        <w:rPr>
          <w:rStyle w:val="CommentTok"/>
        </w:rPr>
        <w:t># Regularization</w:t>
      </w:r>
      <w:r>
        <w:br/>
      </w:r>
      <w:r>
        <w:rPr>
          <w:rStyle w:val="NormalTok"/>
        </w:rPr>
        <w:t>d_reg_wf &lt;-</w:t>
      </w:r>
      <w:r>
        <w:rPr>
          <w:rStyle w:val="StringTok"/>
        </w:rPr>
        <w:t xml:space="preserve"> </w:t>
      </w:r>
      <w:r>
        <w:br/>
      </w:r>
      <w:r>
        <w:rPr>
          <w:rStyle w:val="StringTok"/>
        </w:rPr>
        <w:t xml:space="preserve">  </w:t>
      </w:r>
      <w:r>
        <w:rPr>
          <w:rStyle w:val="KeywordTok"/>
        </w:rPr>
        <w:t>workflow</w:t>
      </w:r>
      <w:r>
        <w:rPr>
          <w:rStyle w:val="NormalTok"/>
        </w:rPr>
        <w:t xml:space="preserve">() </w:t>
      </w:r>
      <w:r>
        <w:rPr>
          <w:rStyle w:val="OperatorTok"/>
        </w:rPr>
        <w:t>%&gt;%</w:t>
      </w:r>
      <w:r>
        <w:br/>
      </w:r>
      <w:r>
        <w:rPr>
          <w:rStyle w:val="StringTok"/>
        </w:rPr>
        <w:t xml:space="preserve">  </w:t>
      </w:r>
      <w:r>
        <w:rPr>
          <w:rStyle w:val="KeywordTok"/>
        </w:rPr>
        <w:t>add_model</w:t>
      </w:r>
      <w:r>
        <w:rPr>
          <w:rStyle w:val="NormalTok"/>
        </w:rPr>
        <w:t xml:space="preserve">(regularization_model) </w:t>
      </w:r>
      <w:r>
        <w:rPr>
          <w:rStyle w:val="OperatorTok"/>
        </w:rPr>
        <w:t>%&gt;%</w:t>
      </w:r>
      <w:r>
        <w:br/>
      </w:r>
      <w:r>
        <w:rPr>
          <w:rStyle w:val="StringTok"/>
        </w:rPr>
        <w:t xml:space="preserve">  </w:t>
      </w:r>
      <w:r>
        <w:rPr>
          <w:rStyle w:val="KeywordTok"/>
        </w:rPr>
        <w:t>add_recipe</w:t>
      </w:r>
      <w:r>
        <w:rPr>
          <w:rStyle w:val="NormalTok"/>
        </w:rPr>
        <w:t>(d_recipe)</w:t>
      </w:r>
      <w:r>
        <w:br/>
      </w:r>
      <w:r>
        <w:br/>
      </w:r>
      <w:r>
        <w:rPr>
          <w:rStyle w:val="KeywordTok"/>
        </w:rPr>
        <w:t>set.seed</w:t>
      </w:r>
      <w:r>
        <w:rPr>
          <w:rStyle w:val="NormalTok"/>
        </w:rPr>
        <w:t>(</w:t>
      </w:r>
      <w:r>
        <w:rPr>
          <w:rStyle w:val="DecValTok"/>
        </w:rPr>
        <w:t>1234</w:t>
      </w:r>
      <w:r>
        <w:rPr>
          <w:rStyle w:val="NormalTok"/>
        </w:rPr>
        <w:t>)</w:t>
      </w:r>
      <w:r>
        <w:br/>
      </w:r>
      <w:r>
        <w:rPr>
          <w:rStyle w:val="NormalTok"/>
        </w:rPr>
        <w:t>reg_results &lt;-</w:t>
      </w:r>
      <w:r>
        <w:rPr>
          <w:rStyle w:val="StringTok"/>
        </w:rPr>
        <w:t xml:space="preserve"> </w:t>
      </w:r>
      <w:r>
        <w:br/>
      </w:r>
      <w:r>
        <w:rPr>
          <w:rStyle w:val="StringTok"/>
        </w:rPr>
        <w:t xml:space="preserve">  </w:t>
      </w:r>
      <w:r>
        <w:rPr>
          <w:rStyle w:val="NormalTok"/>
        </w:rPr>
        <w:t xml:space="preserve">d_reg_wf </w:t>
      </w:r>
      <w:r>
        <w:rPr>
          <w:rStyle w:val="OperatorTok"/>
        </w:rPr>
        <w:t>%&gt;%</w:t>
      </w:r>
      <w:r>
        <w:rPr>
          <w:rStyle w:val="StringTok"/>
        </w:rPr>
        <w:t xml:space="preserve"> </w:t>
      </w:r>
      <w:r>
        <w:br/>
      </w:r>
      <w:r>
        <w:rPr>
          <w:rStyle w:val="StringTok"/>
        </w:rPr>
        <w:t xml:space="preserve">  </w:t>
      </w:r>
      <w:r>
        <w:rPr>
          <w:rStyle w:val="KeywordTok"/>
        </w:rPr>
        <w:t>tune_grid</w:t>
      </w:r>
      <w:r>
        <w:rPr>
          <w:rStyle w:val="NormalTok"/>
        </w:rPr>
        <w:t>(</w:t>
      </w:r>
      <w:r>
        <w:rPr>
          <w:rStyle w:val="DataTypeTok"/>
        </w:rPr>
        <w:t>resamples =</w:t>
      </w:r>
      <w:r>
        <w:rPr>
          <w:rStyle w:val="NormalTok"/>
        </w:rPr>
        <w:t xml:space="preserve"> d_cv,</w:t>
      </w:r>
      <w:r>
        <w:br/>
      </w:r>
      <w:r>
        <w:rPr>
          <w:rStyle w:val="NormalTok"/>
        </w:rPr>
        <w:t xml:space="preserve">            </w:t>
      </w:r>
      <w:r>
        <w:rPr>
          <w:rStyle w:val="DataTypeTok"/>
        </w:rPr>
        <w:t>grid =</w:t>
      </w:r>
      <w:r>
        <w:rPr>
          <w:rStyle w:val="NormalTok"/>
        </w:rPr>
        <w:t xml:space="preserve"> reg_grid)</w:t>
      </w:r>
      <w:r>
        <w:br/>
      </w:r>
      <w:r>
        <w:rPr>
          <w:rStyle w:val="NormalTok"/>
        </w:rPr>
        <w:t>reg_results</w:t>
      </w:r>
    </w:p>
    <w:p w14:paraId="46A10FF4" w14:textId="77777777" w:rsidR="004113E9" w:rsidRDefault="00BB0DCE">
      <w:pPr>
        <w:pStyle w:val="SourceCode"/>
      </w:pPr>
      <w:r>
        <w:rPr>
          <w:rStyle w:val="VerbatimChar"/>
        </w:rPr>
        <w:t>## # Tuning results</w:t>
      </w:r>
      <w:r>
        <w:br/>
      </w:r>
      <w:r>
        <w:rPr>
          <w:rStyle w:val="VerbatimChar"/>
        </w:rPr>
        <w:t xml:space="preserve">## # 5-fold cross-validation </w:t>
      </w:r>
      <w:r>
        <w:br/>
      </w:r>
      <w:r>
        <w:rPr>
          <w:rStyle w:val="VerbatimChar"/>
        </w:rPr>
        <w:t>## # A tibble: 5 x 4</w:t>
      </w:r>
      <w:r>
        <w:br/>
      </w:r>
      <w:r>
        <w:rPr>
          <w:rStyle w:val="VerbatimChar"/>
        </w:rPr>
        <w:t xml:space="preserve">##   splits                 id    .metrics          .notes          </w:t>
      </w:r>
      <w:r>
        <w:br/>
      </w:r>
      <w:r>
        <w:rPr>
          <w:rStyle w:val="VerbatimChar"/>
        </w:rPr>
        <w:t xml:space="preserve">##   &lt;list&gt;                 &lt;chr&gt; &lt;list&gt;            &lt;list&gt;          </w:t>
      </w:r>
      <w:r>
        <w:br/>
      </w:r>
      <w:r>
        <w:rPr>
          <w:rStyle w:val="VerbatimChar"/>
        </w:rPr>
        <w:lastRenderedPageBreak/>
        <w:t>## 1 &lt;split [110626/27657]&gt; Fold1 &lt;tibble [50 x 6]&gt; &lt;tibble [0 x 1]&gt;</w:t>
      </w:r>
      <w:r>
        <w:br/>
      </w:r>
      <w:r>
        <w:rPr>
          <w:rStyle w:val="VerbatimChar"/>
        </w:rPr>
        <w:t>## 2 &lt;split [110626/27657]&gt; Fold2 &lt;tibble [50 x 6]&gt; &lt;tibble [0 x 1]&gt;</w:t>
      </w:r>
      <w:r>
        <w:br/>
      </w:r>
      <w:r>
        <w:rPr>
          <w:rStyle w:val="VerbatimChar"/>
        </w:rPr>
        <w:t>## 3 &lt;split [110626/27657]&gt; Fold3 &lt;tibble [50 x 6]&gt; &lt;tibble [0 x 1]&gt;</w:t>
      </w:r>
      <w:r>
        <w:br/>
      </w:r>
      <w:r>
        <w:rPr>
          <w:rStyle w:val="VerbatimChar"/>
        </w:rPr>
        <w:t>## 4 &lt;split [110627/27656]&gt; Fold4 &lt;tibble [50 x 6]&gt; &lt;tibble [0 x 1]&gt;</w:t>
      </w:r>
      <w:r>
        <w:br/>
      </w:r>
      <w:r>
        <w:rPr>
          <w:rStyle w:val="VerbatimChar"/>
        </w:rPr>
        <w:t>## 5 &lt;split [110627/27656]&gt; Fold5 &lt;tibble [50 x 6]&gt; &lt;tibble [0 x 1]&gt;</w:t>
      </w:r>
    </w:p>
    <w:p w14:paraId="2BEDE653" w14:textId="0FC10C4B" w:rsidR="004113E9" w:rsidRDefault="00BB0DCE">
      <w:pPr>
        <w:pStyle w:val="SourceCode"/>
        <w:rPr>
          <w:rStyle w:val="NormalTok"/>
        </w:rPr>
      </w:pPr>
      <w:r>
        <w:rPr>
          <w:rStyle w:val="CommentTok"/>
        </w:rPr>
        <w:t># Random forest</w:t>
      </w:r>
      <w:r>
        <w:br/>
      </w:r>
      <w:r>
        <w:rPr>
          <w:rStyle w:val="NormalTok"/>
        </w:rPr>
        <w:t>d_rf_wf &lt;-</w:t>
      </w:r>
      <w:r>
        <w:rPr>
          <w:rStyle w:val="StringTok"/>
        </w:rPr>
        <w:t xml:space="preserve"> </w:t>
      </w:r>
      <w:r>
        <w:br/>
      </w:r>
      <w:r>
        <w:rPr>
          <w:rStyle w:val="StringTok"/>
        </w:rPr>
        <w:t xml:space="preserve">  </w:t>
      </w:r>
      <w:r>
        <w:rPr>
          <w:rStyle w:val="KeywordTok"/>
        </w:rPr>
        <w:t>workflow</w:t>
      </w:r>
      <w:r>
        <w:rPr>
          <w:rStyle w:val="NormalTok"/>
        </w:rPr>
        <w:t xml:space="preserve">() </w:t>
      </w:r>
      <w:r>
        <w:rPr>
          <w:rStyle w:val="OperatorTok"/>
        </w:rPr>
        <w:t>%&gt;%</w:t>
      </w:r>
      <w:r>
        <w:br/>
      </w:r>
      <w:r>
        <w:rPr>
          <w:rStyle w:val="StringTok"/>
        </w:rPr>
        <w:t xml:space="preserve">  </w:t>
      </w:r>
      <w:r>
        <w:rPr>
          <w:rStyle w:val="KeywordTok"/>
        </w:rPr>
        <w:t>add_model</w:t>
      </w:r>
      <w:r>
        <w:rPr>
          <w:rStyle w:val="NormalTok"/>
        </w:rPr>
        <w:t xml:space="preserve">(rf_model) </w:t>
      </w:r>
      <w:r>
        <w:rPr>
          <w:rStyle w:val="OperatorTok"/>
        </w:rPr>
        <w:t>%&gt;%</w:t>
      </w:r>
      <w:r>
        <w:br/>
      </w:r>
      <w:r>
        <w:rPr>
          <w:rStyle w:val="StringTok"/>
        </w:rPr>
        <w:t xml:space="preserve">  </w:t>
      </w:r>
      <w:r>
        <w:rPr>
          <w:rStyle w:val="KeywordTok"/>
        </w:rPr>
        <w:t>add_recipe</w:t>
      </w:r>
      <w:r>
        <w:rPr>
          <w:rStyle w:val="NormalTok"/>
        </w:rPr>
        <w:t>(d_recipe)</w:t>
      </w:r>
      <w:r>
        <w:br/>
      </w:r>
      <w:r>
        <w:br/>
      </w:r>
      <w:r>
        <w:br/>
      </w:r>
      <w:r>
        <w:rPr>
          <w:rStyle w:val="KeywordTok"/>
        </w:rPr>
        <w:t>set.seed</w:t>
      </w:r>
      <w:r>
        <w:rPr>
          <w:rStyle w:val="NormalTok"/>
        </w:rPr>
        <w:t>(</w:t>
      </w:r>
      <w:r>
        <w:rPr>
          <w:rStyle w:val="DecValTok"/>
        </w:rPr>
        <w:t>1234</w:t>
      </w:r>
      <w:r>
        <w:rPr>
          <w:rStyle w:val="NormalTok"/>
        </w:rPr>
        <w:t>)</w:t>
      </w:r>
      <w:r>
        <w:br/>
      </w:r>
      <w:r>
        <w:rPr>
          <w:rStyle w:val="NormalTok"/>
        </w:rPr>
        <w:t>rf_results &lt;-</w:t>
      </w:r>
      <w:r>
        <w:rPr>
          <w:rStyle w:val="StringTok"/>
        </w:rPr>
        <w:t xml:space="preserve"> </w:t>
      </w:r>
      <w:r>
        <w:br/>
      </w:r>
      <w:r>
        <w:rPr>
          <w:rStyle w:val="StringTok"/>
        </w:rPr>
        <w:t xml:space="preserve">  </w:t>
      </w:r>
      <w:r>
        <w:rPr>
          <w:rStyle w:val="NormalTok"/>
        </w:rPr>
        <w:t xml:space="preserve">d_rf_wf </w:t>
      </w:r>
      <w:r>
        <w:rPr>
          <w:rStyle w:val="OperatorTok"/>
        </w:rPr>
        <w:t>%&gt;%</w:t>
      </w:r>
      <w:r>
        <w:rPr>
          <w:rStyle w:val="StringTok"/>
        </w:rPr>
        <w:t xml:space="preserve"> </w:t>
      </w:r>
      <w:r>
        <w:br/>
      </w:r>
      <w:r>
        <w:rPr>
          <w:rStyle w:val="StringTok"/>
        </w:rPr>
        <w:t xml:space="preserve">  </w:t>
      </w:r>
      <w:r>
        <w:rPr>
          <w:rStyle w:val="KeywordTok"/>
        </w:rPr>
        <w:t>tune_grid</w:t>
      </w:r>
      <w:r>
        <w:rPr>
          <w:rStyle w:val="NormalTok"/>
        </w:rPr>
        <w:t>(</w:t>
      </w:r>
      <w:r>
        <w:rPr>
          <w:rStyle w:val="DataTypeTok"/>
        </w:rPr>
        <w:t>resamples =</w:t>
      </w:r>
      <w:r>
        <w:rPr>
          <w:rStyle w:val="NormalTok"/>
        </w:rPr>
        <w:t xml:space="preserve"> d_cv,</w:t>
      </w:r>
      <w:r>
        <w:br/>
      </w:r>
      <w:r>
        <w:rPr>
          <w:rStyle w:val="NormalTok"/>
        </w:rPr>
        <w:t xml:space="preserve">            </w:t>
      </w:r>
      <w:r>
        <w:rPr>
          <w:rStyle w:val="DataTypeTok"/>
        </w:rPr>
        <w:t>grid =</w:t>
      </w:r>
      <w:r>
        <w:rPr>
          <w:rStyle w:val="NormalTok"/>
        </w:rPr>
        <w:t xml:space="preserve"> rf_grid)</w:t>
      </w:r>
    </w:p>
    <w:p w14:paraId="7C015C4E" w14:textId="5B3F0BFA" w:rsidR="002A6B03" w:rsidRDefault="002A6B03">
      <w:pPr>
        <w:pStyle w:val="SourceCode"/>
        <w:rPr>
          <w:rStyle w:val="NormalTok"/>
        </w:rPr>
      </w:pPr>
    </w:p>
    <w:p w14:paraId="1CBB688A" w14:textId="6C940A07" w:rsidR="002A6B03" w:rsidRDefault="002A6B03">
      <w:pPr>
        <w:pStyle w:val="SourceCode"/>
      </w:pPr>
      <w:r>
        <w:rPr>
          <w:rStyle w:val="CommentTok"/>
        </w:rPr>
        <w:t># Processing</w:t>
      </w:r>
    </w:p>
    <w:p w14:paraId="2932AE6B" w14:textId="7BC4B59F" w:rsidR="004113E9" w:rsidRDefault="00BB0DCE">
      <w:pPr>
        <w:pStyle w:val="SourceCode"/>
        <w:rPr>
          <w:ins w:id="316" w:author="Sanne Smith" w:date="2021-05-09T10:23:00Z"/>
          <w:rStyle w:val="VerbatimChar"/>
        </w:rPr>
      </w:pPr>
      <w:r>
        <w:rPr>
          <w:rStyle w:val="VerbatimChar"/>
        </w:rPr>
        <w:t>## # Tuning results</w:t>
      </w:r>
      <w:r>
        <w:br/>
      </w:r>
      <w:r>
        <w:rPr>
          <w:rStyle w:val="VerbatimChar"/>
        </w:rPr>
        <w:t xml:space="preserve">## # 5-fold cross-validation </w:t>
      </w:r>
      <w:r>
        <w:br/>
      </w:r>
      <w:r>
        <w:rPr>
          <w:rStyle w:val="VerbatimChar"/>
        </w:rPr>
        <w:t>## # A tibble: 5 x 4</w:t>
      </w:r>
      <w:r>
        <w:br/>
      </w:r>
      <w:r>
        <w:rPr>
          <w:rStyle w:val="VerbatimChar"/>
        </w:rPr>
        <w:t xml:space="preserve">##   splits                 id    .metrics          .notes           </w:t>
      </w:r>
      <w:r>
        <w:br/>
      </w:r>
      <w:r>
        <w:rPr>
          <w:rStyle w:val="VerbatimChar"/>
        </w:rPr>
        <w:t xml:space="preserve">##   &lt;list&gt;                 &lt;chr&gt; &lt;list&gt;            &lt;list&gt;           </w:t>
      </w:r>
      <w:r>
        <w:br/>
      </w:r>
      <w:r>
        <w:rPr>
          <w:rStyle w:val="VerbatimChar"/>
        </w:rPr>
        <w:t>## 1 &lt;split [110626/27657]&gt; Fold1 &lt;tibble [50 x 6]&gt; &lt;tibble [25 x 1]&gt;</w:t>
      </w:r>
      <w:r>
        <w:br/>
      </w:r>
      <w:r>
        <w:rPr>
          <w:rStyle w:val="VerbatimChar"/>
        </w:rPr>
        <w:t>## 2 &lt;split [110626/27657]&gt; Fold2 &lt;tibble [50 x 6]&gt; &lt;tibble [25 x 1]&gt;</w:t>
      </w:r>
      <w:r>
        <w:br/>
      </w:r>
      <w:r>
        <w:rPr>
          <w:rStyle w:val="VerbatimChar"/>
        </w:rPr>
        <w:t>## 3 &lt;split [110626/27657]&gt; Fold3 &lt;tibble [50 x 6]&gt; &lt;tibble [25 x 1]&gt;</w:t>
      </w:r>
      <w:r>
        <w:br/>
      </w:r>
      <w:r>
        <w:rPr>
          <w:rStyle w:val="VerbatimChar"/>
        </w:rPr>
        <w:t>## 4 &lt;split [110627/27656]&gt; Fold4 &lt;tibble [50 x 6]&gt; &lt;tibble [25 x 1]&gt;</w:t>
      </w:r>
      <w:r>
        <w:br/>
      </w:r>
      <w:r>
        <w:rPr>
          <w:rStyle w:val="VerbatimChar"/>
        </w:rPr>
        <w:t>## 5 &lt;split [110627/27656]&gt; Fold5 &lt;tibble [50 x 6]&gt; &lt;tibble [25 x 1]&gt;</w:t>
      </w:r>
    </w:p>
    <w:p w14:paraId="44788634" w14:textId="53274903" w:rsidR="003E08EF" w:rsidRDefault="003E08EF">
      <w:pPr>
        <w:pStyle w:val="SourceCode"/>
      </w:pPr>
      <w:ins w:id="317" w:author="Sanne Smith" w:date="2021-05-09T10:23:00Z">
        <w:r>
          <w:t>This model has notes (25x1) that’s probably because the values for mtry we</w:t>
        </w:r>
      </w:ins>
      <w:ins w:id="318" w:author="Sanne Smith" w:date="2021-05-09T10:24:00Z">
        <w:r>
          <w:t>re not relevant to this siuatuin. You did not have a hundred variables to sample, just 10 or so with 12 precictor variabls in total .</w:t>
        </w:r>
      </w:ins>
    </w:p>
    <w:p w14:paraId="185A0FCC" w14:textId="77777777" w:rsidR="004113E9" w:rsidRDefault="00BB0DCE">
      <w:pPr>
        <w:pStyle w:val="SourceCode"/>
      </w:pPr>
      <w:r>
        <w:rPr>
          <w:rStyle w:val="CommentTok"/>
        </w:rPr>
        <w:t># 5) Pick the best model and evaluate performance</w:t>
      </w:r>
      <w:r>
        <w:br/>
      </w:r>
      <w:r>
        <w:rPr>
          <w:rStyle w:val="CommentTok"/>
        </w:rPr>
        <w:t># Decision tree</w:t>
      </w:r>
      <w:r>
        <w:br/>
      </w:r>
      <w:r>
        <w:rPr>
          <w:rStyle w:val="NormalTok"/>
        </w:rPr>
        <w:t>final_tree_preds &lt;-</w:t>
      </w:r>
      <w:r>
        <w:rPr>
          <w:rStyle w:val="StringTok"/>
        </w:rPr>
        <w:t xml:space="preserve"> </w:t>
      </w:r>
      <w:r>
        <w:br/>
      </w:r>
      <w:r>
        <w:rPr>
          <w:rStyle w:val="StringTok"/>
        </w:rPr>
        <w:t xml:space="preserve">  </w:t>
      </w:r>
      <w:r>
        <w:rPr>
          <w:rStyle w:val="NormalTok"/>
        </w:rPr>
        <w:t xml:space="preserve">d_dt_wf </w:t>
      </w:r>
      <w:r>
        <w:rPr>
          <w:rStyle w:val="OperatorTok"/>
        </w:rPr>
        <w:t>%&gt;%</w:t>
      </w:r>
      <w:r>
        <w:rPr>
          <w:rStyle w:val="StringTok"/>
        </w:rPr>
        <w:t xml:space="preserve"> </w:t>
      </w:r>
      <w:r>
        <w:br/>
      </w:r>
      <w:r>
        <w:rPr>
          <w:rStyle w:val="StringTok"/>
        </w:rPr>
        <w:t xml:space="preserve">  </w:t>
      </w:r>
      <w:r>
        <w:rPr>
          <w:rStyle w:val="KeywordTok"/>
        </w:rPr>
        <w:t>finalize_workflow</w:t>
      </w:r>
      <w:r>
        <w:rPr>
          <w:rStyle w:val="NormalTok"/>
        </w:rPr>
        <w:t>(</w:t>
      </w:r>
      <w:r>
        <w:rPr>
          <w:rStyle w:val="KeywordTok"/>
        </w:rPr>
        <w:t>select_best</w:t>
      </w:r>
      <w:r>
        <w:rPr>
          <w:rStyle w:val="NormalTok"/>
        </w:rPr>
        <w:t xml:space="preserve">(dt_results, </w:t>
      </w:r>
      <w:r>
        <w:br/>
      </w:r>
      <w:r>
        <w:rPr>
          <w:rStyle w:val="NormalTok"/>
        </w:rPr>
        <w:t xml:space="preserve">                                </w:t>
      </w:r>
      <w:r>
        <w:rPr>
          <w:rStyle w:val="StringTok"/>
        </w:rPr>
        <w:t>"roc_auc"</w:t>
      </w:r>
      <w:r>
        <w:rPr>
          <w:rStyle w:val="NormalTok"/>
        </w:rPr>
        <w:t xml:space="preserve">)) </w:t>
      </w:r>
      <w:r>
        <w:rPr>
          <w:rStyle w:val="OperatorTok"/>
        </w:rPr>
        <w:t>%&gt;%</w:t>
      </w:r>
      <w:r>
        <w:br/>
      </w:r>
      <w:r>
        <w:rPr>
          <w:rStyle w:val="StringTok"/>
        </w:rPr>
        <w:t xml:space="preserve">  </w:t>
      </w:r>
      <w:r>
        <w:rPr>
          <w:rStyle w:val="KeywordTok"/>
        </w:rPr>
        <w:t>last_fit</w:t>
      </w:r>
      <w:r>
        <w:rPr>
          <w:rStyle w:val="NormalTok"/>
        </w:rPr>
        <w:t xml:space="preserve">(d_split) </w:t>
      </w:r>
      <w:r>
        <w:rPr>
          <w:rStyle w:val="OperatorTok"/>
        </w:rPr>
        <w:t>%&gt;%</w:t>
      </w:r>
      <w:r>
        <w:br/>
      </w:r>
      <w:r>
        <w:rPr>
          <w:rStyle w:val="StringTok"/>
        </w:rPr>
        <w:t xml:space="preserve">  </w:t>
      </w:r>
      <w:r>
        <w:rPr>
          <w:rStyle w:val="KeywordTok"/>
        </w:rPr>
        <w:t>collect_predictions</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Algorithm =</w:t>
      </w:r>
      <w:r>
        <w:rPr>
          <w:rStyle w:val="NormalTok"/>
        </w:rPr>
        <w:t xml:space="preserve"> </w:t>
      </w:r>
      <w:r>
        <w:rPr>
          <w:rStyle w:val="StringTok"/>
        </w:rPr>
        <w:t>"Decision tree"</w:t>
      </w:r>
      <w:r>
        <w:rPr>
          <w:rStyle w:val="NormalTok"/>
        </w:rPr>
        <w:t>)</w:t>
      </w:r>
      <w:r>
        <w:br/>
      </w:r>
      <w:r>
        <w:br/>
      </w:r>
      <w:r>
        <w:br/>
      </w:r>
      <w:r>
        <w:rPr>
          <w:rStyle w:val="CommentTok"/>
        </w:rPr>
        <w:t># Regularization</w:t>
      </w:r>
      <w:r>
        <w:br/>
      </w:r>
      <w:r>
        <w:rPr>
          <w:rStyle w:val="NormalTok"/>
        </w:rPr>
        <w:t>final_reg_preds &lt;-</w:t>
      </w:r>
      <w:r>
        <w:rPr>
          <w:rStyle w:val="StringTok"/>
        </w:rPr>
        <w:t xml:space="preserve"> </w:t>
      </w:r>
      <w:r>
        <w:br/>
      </w:r>
      <w:r>
        <w:rPr>
          <w:rStyle w:val="NormalTok"/>
        </w:rPr>
        <w:lastRenderedPageBreak/>
        <w:t xml:space="preserve">d_reg_wf </w:t>
      </w:r>
      <w:r>
        <w:rPr>
          <w:rStyle w:val="OperatorTok"/>
        </w:rPr>
        <w:t>%&gt;%</w:t>
      </w:r>
      <w:r>
        <w:rPr>
          <w:rStyle w:val="StringTok"/>
        </w:rPr>
        <w:t xml:space="preserve"> </w:t>
      </w:r>
      <w:r>
        <w:br/>
      </w:r>
      <w:r>
        <w:rPr>
          <w:rStyle w:val="StringTok"/>
        </w:rPr>
        <w:t xml:space="preserve">  </w:t>
      </w:r>
      <w:r>
        <w:rPr>
          <w:rStyle w:val="KeywordTok"/>
        </w:rPr>
        <w:t>finalize_workflow</w:t>
      </w:r>
      <w:r>
        <w:rPr>
          <w:rStyle w:val="NormalTok"/>
        </w:rPr>
        <w:t>(</w:t>
      </w:r>
      <w:r>
        <w:rPr>
          <w:rStyle w:val="KeywordTok"/>
        </w:rPr>
        <w:t>select_best</w:t>
      </w:r>
      <w:r>
        <w:rPr>
          <w:rStyle w:val="NormalTok"/>
        </w:rPr>
        <w:t xml:space="preserve">(reg_results, </w:t>
      </w:r>
      <w:r>
        <w:br/>
      </w:r>
      <w:r>
        <w:rPr>
          <w:rStyle w:val="NormalTok"/>
        </w:rPr>
        <w:t xml:space="preserve">                                </w:t>
      </w:r>
      <w:r>
        <w:rPr>
          <w:rStyle w:val="StringTok"/>
        </w:rPr>
        <w:t>"roc_auc"</w:t>
      </w:r>
      <w:r>
        <w:rPr>
          <w:rStyle w:val="NormalTok"/>
        </w:rPr>
        <w:t xml:space="preserve">)) </w:t>
      </w:r>
      <w:r>
        <w:rPr>
          <w:rStyle w:val="OperatorTok"/>
        </w:rPr>
        <w:t>%&gt;%</w:t>
      </w:r>
      <w:r>
        <w:br/>
      </w:r>
      <w:r>
        <w:rPr>
          <w:rStyle w:val="StringTok"/>
        </w:rPr>
        <w:t xml:space="preserve">  </w:t>
      </w:r>
      <w:r>
        <w:rPr>
          <w:rStyle w:val="KeywordTok"/>
        </w:rPr>
        <w:t>last_fit</w:t>
      </w:r>
      <w:r>
        <w:rPr>
          <w:rStyle w:val="NormalTok"/>
        </w:rPr>
        <w:t xml:space="preserve">(d_split) </w:t>
      </w:r>
      <w:r>
        <w:rPr>
          <w:rStyle w:val="OperatorTok"/>
        </w:rPr>
        <w:t>%&gt;%</w:t>
      </w:r>
      <w:r>
        <w:br/>
      </w:r>
      <w:r>
        <w:rPr>
          <w:rStyle w:val="StringTok"/>
        </w:rPr>
        <w:t xml:space="preserve">  </w:t>
      </w:r>
      <w:r>
        <w:rPr>
          <w:rStyle w:val="KeywordTok"/>
        </w:rPr>
        <w:t>collect_predictions</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Algorithm =</w:t>
      </w:r>
      <w:r>
        <w:rPr>
          <w:rStyle w:val="NormalTok"/>
        </w:rPr>
        <w:t xml:space="preserve"> </w:t>
      </w:r>
      <w:r>
        <w:rPr>
          <w:rStyle w:val="StringTok"/>
        </w:rPr>
        <w:t>"Elastic net logistic regression"</w:t>
      </w:r>
      <w:r>
        <w:rPr>
          <w:rStyle w:val="NormalTok"/>
        </w:rPr>
        <w:t>)</w:t>
      </w:r>
      <w:r>
        <w:br/>
      </w:r>
      <w:r>
        <w:br/>
      </w:r>
      <w:r>
        <w:rPr>
          <w:rStyle w:val="CommentTok"/>
        </w:rPr>
        <w:t># Random forest</w:t>
      </w:r>
      <w:r>
        <w:br/>
      </w:r>
      <w:r>
        <w:rPr>
          <w:rStyle w:val="NormalTok"/>
        </w:rPr>
        <w:t>final_forest_preds &lt;-</w:t>
      </w:r>
      <w:r>
        <w:rPr>
          <w:rStyle w:val="StringTok"/>
        </w:rPr>
        <w:t xml:space="preserve"> </w:t>
      </w:r>
      <w:r>
        <w:br/>
      </w:r>
      <w:r>
        <w:rPr>
          <w:rStyle w:val="StringTok"/>
        </w:rPr>
        <w:t xml:space="preserve">  </w:t>
      </w:r>
      <w:r>
        <w:rPr>
          <w:rStyle w:val="NormalTok"/>
        </w:rPr>
        <w:t xml:space="preserve">d_rf_wf </w:t>
      </w:r>
      <w:r>
        <w:rPr>
          <w:rStyle w:val="OperatorTok"/>
        </w:rPr>
        <w:t>%&gt;%</w:t>
      </w:r>
      <w:r>
        <w:rPr>
          <w:rStyle w:val="StringTok"/>
        </w:rPr>
        <w:t xml:space="preserve"> </w:t>
      </w:r>
      <w:r>
        <w:br/>
      </w:r>
      <w:r>
        <w:rPr>
          <w:rStyle w:val="StringTok"/>
        </w:rPr>
        <w:t xml:space="preserve">  </w:t>
      </w:r>
      <w:r>
        <w:rPr>
          <w:rStyle w:val="KeywordTok"/>
        </w:rPr>
        <w:t>finalize_workflow</w:t>
      </w:r>
      <w:r>
        <w:rPr>
          <w:rStyle w:val="NormalTok"/>
        </w:rPr>
        <w:t>(</w:t>
      </w:r>
      <w:r>
        <w:rPr>
          <w:rStyle w:val="KeywordTok"/>
        </w:rPr>
        <w:t>select_best</w:t>
      </w:r>
      <w:r>
        <w:rPr>
          <w:rStyle w:val="NormalTok"/>
        </w:rPr>
        <w:t xml:space="preserve">(rf_results, </w:t>
      </w:r>
      <w:r>
        <w:br/>
      </w:r>
      <w:r>
        <w:rPr>
          <w:rStyle w:val="NormalTok"/>
        </w:rPr>
        <w:t xml:space="preserve">                                </w:t>
      </w:r>
      <w:r>
        <w:rPr>
          <w:rStyle w:val="StringTok"/>
        </w:rPr>
        <w:t>"roc_auc"</w:t>
      </w:r>
      <w:r>
        <w:rPr>
          <w:rStyle w:val="NormalTok"/>
        </w:rPr>
        <w:t xml:space="preserve">)) </w:t>
      </w:r>
      <w:r>
        <w:rPr>
          <w:rStyle w:val="OperatorTok"/>
        </w:rPr>
        <w:t>%&gt;%</w:t>
      </w:r>
      <w:r>
        <w:br/>
      </w:r>
      <w:r>
        <w:rPr>
          <w:rStyle w:val="StringTok"/>
        </w:rPr>
        <w:t xml:space="preserve">  </w:t>
      </w:r>
      <w:r>
        <w:rPr>
          <w:rStyle w:val="KeywordTok"/>
        </w:rPr>
        <w:t>last_fit</w:t>
      </w:r>
      <w:r>
        <w:rPr>
          <w:rStyle w:val="NormalTok"/>
        </w:rPr>
        <w:t xml:space="preserve">(d_split) </w:t>
      </w:r>
      <w:r>
        <w:rPr>
          <w:rStyle w:val="OperatorTok"/>
        </w:rPr>
        <w:t>%&gt;%</w:t>
      </w:r>
      <w:r>
        <w:br/>
      </w:r>
      <w:r>
        <w:rPr>
          <w:rStyle w:val="StringTok"/>
        </w:rPr>
        <w:t xml:space="preserve">  </w:t>
      </w:r>
      <w:r>
        <w:rPr>
          <w:rStyle w:val="KeywordTok"/>
        </w:rPr>
        <w:t>collect_predictions</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Algorithm =</w:t>
      </w:r>
      <w:r>
        <w:rPr>
          <w:rStyle w:val="NormalTok"/>
        </w:rPr>
        <w:t xml:space="preserve"> </w:t>
      </w:r>
      <w:r>
        <w:rPr>
          <w:rStyle w:val="StringTok"/>
        </w:rPr>
        <w:t>"Random forest"</w:t>
      </w:r>
      <w:r>
        <w:rPr>
          <w:rStyle w:val="NormalTok"/>
        </w:rPr>
        <w:t>)</w:t>
      </w:r>
    </w:p>
    <w:p w14:paraId="33DF18C9" w14:textId="77777777" w:rsidR="004113E9" w:rsidRDefault="00BB0DCE">
      <w:pPr>
        <w:pStyle w:val="SourceCode"/>
      </w:pPr>
      <w:r>
        <w:rPr>
          <w:rStyle w:val="CommentTok"/>
        </w:rPr>
        <w:t># Now we combine all our metrics and plot</w:t>
      </w:r>
      <w:r>
        <w:br/>
      </w:r>
      <w:r>
        <w:rPr>
          <w:rStyle w:val="NormalTok"/>
        </w:rPr>
        <w:t>all_predict &lt;-</w:t>
      </w:r>
      <w:r>
        <w:rPr>
          <w:rStyle w:val="StringTok"/>
        </w:rPr>
        <w:t xml:space="preserve"> </w:t>
      </w:r>
      <w:r>
        <w:rPr>
          <w:rStyle w:val="NormalTok"/>
        </w:rPr>
        <w:t xml:space="preserve">final_reg_preds </w:t>
      </w:r>
      <w:r>
        <w:rPr>
          <w:rStyle w:val="OperatorTok"/>
        </w:rPr>
        <w:t>%&gt;%</w:t>
      </w:r>
      <w:r>
        <w:br/>
      </w:r>
      <w:r>
        <w:rPr>
          <w:rStyle w:val="StringTok"/>
        </w:rPr>
        <w:t xml:space="preserve">  </w:t>
      </w:r>
      <w:r>
        <w:rPr>
          <w:rStyle w:val="KeywordTok"/>
        </w:rPr>
        <w:t>rbind</w:t>
      </w:r>
      <w:r>
        <w:rPr>
          <w:rStyle w:val="NormalTok"/>
        </w:rPr>
        <w:t xml:space="preserve">(final_tree_preds) </w:t>
      </w:r>
      <w:r>
        <w:rPr>
          <w:rStyle w:val="OperatorTok"/>
        </w:rPr>
        <w:t>%&gt;%</w:t>
      </w:r>
      <w:r>
        <w:rPr>
          <w:rStyle w:val="StringTok"/>
        </w:rPr>
        <w:t xml:space="preserve"> </w:t>
      </w:r>
      <w:r>
        <w:br/>
      </w:r>
      <w:r>
        <w:rPr>
          <w:rStyle w:val="StringTok"/>
        </w:rPr>
        <w:t xml:space="preserve">  </w:t>
      </w:r>
      <w:r>
        <w:rPr>
          <w:rStyle w:val="KeywordTok"/>
        </w:rPr>
        <w:t>rbind</w:t>
      </w:r>
      <w:r>
        <w:rPr>
          <w:rStyle w:val="NormalTok"/>
        </w:rPr>
        <w:t>(final_forest_preds)</w:t>
      </w:r>
      <w:r>
        <w:br/>
      </w:r>
      <w:r>
        <w:br/>
      </w:r>
      <w:r>
        <w:rPr>
          <w:rStyle w:val="KeywordTok"/>
        </w:rPr>
        <w:t>table</w:t>
      </w:r>
      <w:r>
        <w:rPr>
          <w:rStyle w:val="NormalTok"/>
        </w:rPr>
        <w:t>(all_predict</w:t>
      </w:r>
      <w:r>
        <w:rPr>
          <w:rStyle w:val="OperatorTok"/>
        </w:rPr>
        <w:t>$</w:t>
      </w:r>
      <w:r>
        <w:rPr>
          <w:rStyle w:val="NormalTok"/>
        </w:rPr>
        <w:t>Algorithm)</w:t>
      </w:r>
    </w:p>
    <w:p w14:paraId="10C69F07" w14:textId="77777777" w:rsidR="004113E9" w:rsidRDefault="00BB0DCE">
      <w:pPr>
        <w:pStyle w:val="SourceCode"/>
      </w:pPr>
      <w:r>
        <w:rPr>
          <w:rStyle w:val="VerbatimChar"/>
        </w:rPr>
        <w:t xml:space="preserve">## </w:t>
      </w:r>
      <w:r>
        <w:br/>
      </w:r>
      <w:r>
        <w:rPr>
          <w:rStyle w:val="VerbatimChar"/>
        </w:rPr>
        <w:t xml:space="preserve">##                   Decision tree Elastic net logistic regression </w:t>
      </w:r>
      <w:r>
        <w:br/>
      </w:r>
      <w:r>
        <w:rPr>
          <w:rStyle w:val="VerbatimChar"/>
        </w:rPr>
        <w:t xml:space="preserve">##                           34569                           34569 </w:t>
      </w:r>
      <w:r>
        <w:br/>
      </w:r>
      <w:r>
        <w:rPr>
          <w:rStyle w:val="VerbatimChar"/>
        </w:rPr>
        <w:t xml:space="preserve">##                   Random forest </w:t>
      </w:r>
      <w:r>
        <w:br/>
      </w:r>
      <w:r>
        <w:rPr>
          <w:rStyle w:val="VerbatimChar"/>
        </w:rPr>
        <w:t>##                           34569</w:t>
      </w:r>
    </w:p>
    <w:p w14:paraId="70A769EB" w14:textId="4A3B5750" w:rsidR="0071030A" w:rsidRDefault="00BB0DCE">
      <w:pPr>
        <w:pStyle w:val="SourceCode"/>
        <w:rPr>
          <w:ins w:id="319" w:author="Sanne Smith" w:date="2021-05-09T10:19:00Z"/>
          <w:rStyle w:val="VerbatimChar"/>
          <w:rFonts w:asciiTheme="minorHAnsi" w:hAnsiTheme="minorHAnsi"/>
          <w:sz w:val="24"/>
        </w:rPr>
      </w:pPr>
      <w:r>
        <w:rPr>
          <w:rStyle w:val="CommentTok"/>
        </w:rPr>
        <w:t xml:space="preserve"># </w:t>
      </w:r>
      <w:r w:rsidR="002A6B03">
        <w:rPr>
          <w:rStyle w:val="CommentTok"/>
        </w:rPr>
        <w:t>Only shows one algorithm at a time</w:t>
      </w:r>
      <w:r>
        <w:br/>
      </w:r>
    </w:p>
    <w:p w14:paraId="71209849" w14:textId="77777777" w:rsidR="00112300" w:rsidRPr="002A6B03" w:rsidRDefault="00112300">
      <w:pPr>
        <w:pStyle w:val="SourceCode"/>
        <w:rPr>
          <w:rStyle w:val="VerbatimChar"/>
          <w:rFonts w:asciiTheme="minorHAnsi" w:hAnsiTheme="minorHAnsi"/>
          <w:sz w:val="24"/>
        </w:rPr>
      </w:pPr>
    </w:p>
    <w:p w14:paraId="689BFFA3" w14:textId="77777777" w:rsidR="004113E9" w:rsidRDefault="00BB0DCE">
      <w:pPr>
        <w:pStyle w:val="SourceCode"/>
      </w:pPr>
      <w:r>
        <w:rPr>
          <w:rStyle w:val="NormalTok"/>
        </w:rPr>
        <w:t>roc_plot1 &lt;-</w:t>
      </w:r>
      <w:r>
        <w:rPr>
          <w:rStyle w:val="StringTok"/>
        </w:rPr>
        <w:t xml:space="preserve"> </w:t>
      </w:r>
      <w:r>
        <w:rPr>
          <w:rStyle w:val="KeywordTok"/>
        </w:rPr>
        <w:t>ggplot</w:t>
      </w:r>
      <w:r>
        <w:rPr>
          <w:rStyle w:val="NormalTok"/>
        </w:rPr>
        <w:t xml:space="preserve">(all_predict, </w:t>
      </w:r>
      <w:r>
        <w:br/>
      </w:r>
      <w:r>
        <w:rPr>
          <w:rStyle w:val="NormalTok"/>
        </w:rPr>
        <w:t xml:space="preserve">                   </w:t>
      </w:r>
      <w:r>
        <w:rPr>
          <w:rStyle w:val="KeywordTok"/>
        </w:rPr>
        <w:t>aes</w:t>
      </w:r>
      <w:r>
        <w:rPr>
          <w:rStyle w:val="NormalTok"/>
        </w:rPr>
        <w:t>(</w:t>
      </w:r>
      <w:r>
        <w:rPr>
          <w:rStyle w:val="DataTypeTok"/>
        </w:rPr>
        <w:t>d =</w:t>
      </w:r>
      <w:r>
        <w:rPr>
          <w:rStyle w:val="NormalTok"/>
        </w:rPr>
        <w:t xml:space="preserve"> final_result,</w:t>
      </w:r>
      <w:r>
        <w:br/>
      </w:r>
      <w:r>
        <w:rPr>
          <w:rStyle w:val="NormalTok"/>
        </w:rPr>
        <w:t xml:space="preserve">                       </w:t>
      </w:r>
      <w:r>
        <w:rPr>
          <w:rStyle w:val="DataTypeTok"/>
        </w:rPr>
        <w:t>m =</w:t>
      </w:r>
      <w:r>
        <w:rPr>
          <w:rStyle w:val="NormalTok"/>
        </w:rPr>
        <w:t xml:space="preserve"> .pred_class, </w:t>
      </w:r>
      <w:r>
        <w:br/>
      </w:r>
      <w:r>
        <w:rPr>
          <w:rStyle w:val="NormalTok"/>
        </w:rPr>
        <w:t xml:space="preserve">                       </w:t>
      </w:r>
      <w:r>
        <w:rPr>
          <w:rStyle w:val="DataTypeTok"/>
        </w:rPr>
        <w:t>color =</w:t>
      </w:r>
      <w:r>
        <w:rPr>
          <w:rStyle w:val="NormalTok"/>
        </w:rPr>
        <w:t xml:space="preserve"> Algorithm)) </w:t>
      </w:r>
      <w:r>
        <w:rPr>
          <w:rStyle w:val="OperatorTok"/>
        </w:rPr>
        <w:t>+</w:t>
      </w:r>
      <w:r>
        <w:rPr>
          <w:rStyle w:val="StringTok"/>
        </w:rPr>
        <w:t xml:space="preserve"> </w:t>
      </w:r>
      <w:r>
        <w:br/>
      </w:r>
      <w:r>
        <w:rPr>
          <w:rStyle w:val="StringTok"/>
        </w:rPr>
        <w:t xml:space="preserve">  </w:t>
      </w:r>
      <w:r>
        <w:rPr>
          <w:rStyle w:val="KeywordTok"/>
        </w:rPr>
        <w:t>geom_roc</w:t>
      </w:r>
      <w:r>
        <w:rPr>
          <w:rStyle w:val="NormalTok"/>
        </w:rPr>
        <w:t>(</w:t>
      </w:r>
      <w:r>
        <w:rPr>
          <w:rStyle w:val="DataTypeTok"/>
        </w:rPr>
        <w:t>labels =</w:t>
      </w:r>
      <w:r>
        <w:rPr>
          <w:rStyle w:val="NormalTok"/>
        </w:rPr>
        <w:t xml:space="preserve"> </w:t>
      </w:r>
      <w:r>
        <w:rPr>
          <w:rStyle w:val="OtherTok"/>
        </w:rPr>
        <w:t>FALSE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"ROC curves on test data"</w:t>
      </w:r>
      <w:r>
        <w:rPr>
          <w:rStyle w:val="NormalTok"/>
        </w:rPr>
        <w:t>,</w:t>
      </w:r>
      <w:r>
        <w:br/>
      </w:r>
      <w:r>
        <w:rPr>
          <w:rStyle w:val="NormalTok"/>
        </w:rPr>
        <w:t xml:space="preserve">       </w:t>
      </w:r>
      <w:r>
        <w:rPr>
          <w:rStyle w:val="DataTypeTok"/>
        </w:rPr>
        <w:t>y =</w:t>
      </w:r>
      <w:r>
        <w:rPr>
          <w:rStyle w:val="NormalTok"/>
        </w:rPr>
        <w:t xml:space="preserve"> </w:t>
      </w:r>
      <w:r>
        <w:rPr>
          <w:rStyle w:val="StringTok"/>
        </w:rPr>
        <w:t>"Prop. true positives"</w:t>
      </w:r>
      <w:r>
        <w:rPr>
          <w:rStyle w:val="NormalTok"/>
        </w:rPr>
        <w:t>,</w:t>
      </w:r>
      <w:r>
        <w:br/>
      </w:r>
      <w:r>
        <w:rPr>
          <w:rStyle w:val="NormalTok"/>
        </w:rPr>
        <w:t xml:space="preserve">       </w:t>
      </w:r>
      <w:r>
        <w:rPr>
          <w:rStyle w:val="DataTypeTok"/>
        </w:rPr>
        <w:t>x =</w:t>
      </w:r>
      <w:r>
        <w:rPr>
          <w:rStyle w:val="NormalTok"/>
        </w:rPr>
        <w:t xml:space="preserve"> </w:t>
      </w:r>
      <w:r>
        <w:rPr>
          <w:rStyle w:val="StringTok"/>
        </w:rPr>
        <w:t>"Prop. false positives"</w:t>
      </w:r>
      <w:r>
        <w:rPr>
          <w:rStyle w:val="NormalTok"/>
        </w:rPr>
        <w:t xml:space="preserve">) </w:t>
      </w:r>
      <w:r>
        <w:rPr>
          <w:rStyle w:val="OperatorTok"/>
        </w:rPr>
        <w:t>+</w:t>
      </w:r>
      <w:r>
        <w:br/>
      </w:r>
      <w:r>
        <w:rPr>
          <w:rStyle w:val="StringTok"/>
        </w:rPr>
        <w:t xml:space="preserve">  </w:t>
      </w:r>
      <w:r>
        <w:rPr>
          <w:rStyle w:val="KeywordTok"/>
        </w:rPr>
        <w:t>theme_bw</w:t>
      </w:r>
      <w:r>
        <w:rPr>
          <w:rStyle w:val="NormalTok"/>
        </w:rPr>
        <w:t xml:space="preserve">() </w:t>
      </w:r>
      <w:r>
        <w:br/>
      </w:r>
      <w:r>
        <w:rPr>
          <w:rStyle w:val="NormalTok"/>
        </w:rPr>
        <w:t>roc_plot1</w:t>
      </w:r>
    </w:p>
    <w:p w14:paraId="43AAFCA3" w14:textId="77777777" w:rsidR="004113E9" w:rsidRDefault="00BB0DCE">
      <w:pPr>
        <w:pStyle w:val="SourceCode"/>
      </w:pPr>
      <w:r>
        <w:rPr>
          <w:rStyle w:val="VerbatimChar"/>
        </w:rPr>
        <w:t>## Warning in verify_d(data$d): D not labeled 0/1, assuming Completed = 0 and</w:t>
      </w:r>
      <w:r>
        <w:br/>
      </w:r>
      <w:r>
        <w:rPr>
          <w:rStyle w:val="VerbatimChar"/>
        </w:rPr>
        <w:t>## Withdrew = 1!</w:t>
      </w:r>
    </w:p>
    <w:p w14:paraId="11AACCB0" w14:textId="6191774B" w:rsidR="004113E9" w:rsidRDefault="00BB0DCE">
      <w:pPr>
        <w:pStyle w:val="FirstParagraph"/>
        <w:rPr>
          <w:ins w:id="320" w:author="Sanne Smith" w:date="2021-05-09T10:21:00Z"/>
        </w:rPr>
      </w:pPr>
      <w:r>
        <w:rPr>
          <w:noProof/>
        </w:rPr>
        <w:lastRenderedPageBreak/>
        <w:drawing>
          <wp:inline distT="0" distB="0" distL="0" distR="0" wp14:anchorId="4DCD1250" wp14:editId="4F44634C">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oc-302B_assignment1_files/figure-docx/supervised%20learning-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249A7348" w14:textId="7CC51FBF" w:rsidR="00112300" w:rsidRPr="00112300" w:rsidRDefault="00112300">
      <w:pPr>
        <w:pStyle w:val="BodyText"/>
        <w:pPrChange w:id="321" w:author="Sanne Smith" w:date="2021-05-09T10:21:00Z">
          <w:pPr>
            <w:pStyle w:val="FirstParagraph"/>
          </w:pPr>
        </w:pPrChange>
      </w:pPr>
      <w:ins w:id="322" w:author="Sanne Smith" w:date="2021-05-09T10:21:00Z">
        <w:r>
          <w:t>Hmmm that doesn’t look right</w:t>
        </w:r>
      </w:ins>
    </w:p>
    <w:p w14:paraId="607B3CC0" w14:textId="77777777" w:rsidR="004113E9" w:rsidRDefault="00BB0DCE">
      <w:pPr>
        <w:pStyle w:val="SourceCode"/>
      </w:pPr>
      <w:r>
        <w:rPr>
          <w:rStyle w:val="NormalTok"/>
        </w:rPr>
        <w:t>roc_plot1</w:t>
      </w:r>
      <w:r>
        <w:rPr>
          <w:rStyle w:val="OperatorTok"/>
        </w:rPr>
        <w:t>$</w:t>
      </w:r>
      <w:r>
        <w:rPr>
          <w:rStyle w:val="NormalTok"/>
        </w:rPr>
        <w:t>data</w:t>
      </w:r>
    </w:p>
    <w:p w14:paraId="72D67028" w14:textId="77777777" w:rsidR="004113E9" w:rsidRDefault="00BB0DCE">
      <w:pPr>
        <w:pStyle w:val="SourceCode"/>
      </w:pPr>
      <w:r>
        <w:rPr>
          <w:rStyle w:val="VerbatimChar"/>
        </w:rPr>
        <w:t>## # A tibble: 103,707 x 8</w:t>
      </w:r>
      <w:r>
        <w:br/>
      </w:r>
      <w:r>
        <w:rPr>
          <w:rStyle w:val="VerbatimChar"/>
        </w:rPr>
        <w:t xml:space="preserve">##    id     .pred_Completed .pred_Withdrew  .row .pred_class final_result .config </w:t>
      </w:r>
      <w:r>
        <w:br/>
      </w:r>
      <w:r>
        <w:rPr>
          <w:rStyle w:val="VerbatimChar"/>
        </w:rPr>
        <w:t xml:space="preserve">##    &lt;chr&gt;            &lt;dbl&gt;          &lt;dbl&gt; &lt;int&gt; &lt;fct&gt;       &lt;fct&gt;        &lt;chr&gt;   </w:t>
      </w:r>
      <w:r>
        <w:br/>
      </w:r>
      <w:r>
        <w:rPr>
          <w:rStyle w:val="VerbatimChar"/>
        </w:rPr>
        <w:t>##  1 train~           0.922         0.0781    15 Completed   Completed    Preproc~</w:t>
      </w:r>
      <w:r>
        <w:br/>
      </w:r>
      <w:r>
        <w:rPr>
          <w:rStyle w:val="VerbatimChar"/>
        </w:rPr>
        <w:t>##  2 train~           0.887         0.113     18 Completed   Completed    Preproc~</w:t>
      </w:r>
      <w:r>
        <w:br/>
      </w:r>
      <w:r>
        <w:rPr>
          <w:rStyle w:val="VerbatimChar"/>
        </w:rPr>
        <w:t>##  3 train~           0.927         0.0735    26 Completed   Completed    Preproc~</w:t>
      </w:r>
      <w:r>
        <w:br/>
      </w:r>
      <w:r>
        <w:rPr>
          <w:rStyle w:val="VerbatimChar"/>
        </w:rPr>
        <w:t>##  4 train~           0.927         0.0726    33 Completed   Completed    Preproc~</w:t>
      </w:r>
      <w:r>
        <w:br/>
      </w:r>
      <w:r>
        <w:rPr>
          <w:rStyle w:val="VerbatimChar"/>
        </w:rPr>
        <w:t>##  5 train~           0.921         0.0793    41 Completed   Completed    Preproc~</w:t>
      </w:r>
      <w:r>
        <w:br/>
      </w:r>
      <w:r>
        <w:rPr>
          <w:rStyle w:val="VerbatimChar"/>
        </w:rPr>
        <w:t>##  6 train~           0.899         0.101     44 Completed   Completed    Preproc~</w:t>
      </w:r>
      <w:r>
        <w:br/>
      </w:r>
      <w:r>
        <w:rPr>
          <w:rStyle w:val="VerbatimChar"/>
        </w:rPr>
        <w:t>##  7 train~           0.899         0.101     46 Completed   Completed    Preproc~</w:t>
      </w:r>
      <w:r>
        <w:br/>
      </w:r>
      <w:r>
        <w:rPr>
          <w:rStyle w:val="VerbatimChar"/>
        </w:rPr>
        <w:t>##  8 train~           0.895         0.105     54 Completed   Completed    Preproc~</w:t>
      </w:r>
      <w:r>
        <w:br/>
      </w:r>
      <w:r>
        <w:rPr>
          <w:rStyle w:val="VerbatimChar"/>
        </w:rPr>
        <w:t>##  9 train~           0.895         0.105     55 Completed   Completed    Preproc~</w:t>
      </w:r>
      <w:r>
        <w:br/>
      </w:r>
      <w:r>
        <w:rPr>
          <w:rStyle w:val="VerbatimChar"/>
        </w:rPr>
        <w:lastRenderedPageBreak/>
        <w:t>## 10 train~           0.885         0.115     62 Completed   Completed    Preproc~</w:t>
      </w:r>
      <w:r>
        <w:br/>
      </w:r>
      <w:r>
        <w:rPr>
          <w:rStyle w:val="VerbatimChar"/>
        </w:rPr>
        <w:t>## # ... with 103,697 more rows, and 1 more variable: Algorithm &lt;chr&gt;</w:t>
      </w:r>
    </w:p>
    <w:p w14:paraId="6C9E13F4" w14:textId="2B780E32" w:rsidR="002A6B03" w:rsidDel="003E08EF" w:rsidRDefault="00BB0DCE" w:rsidP="002A6B03">
      <w:pPr>
        <w:pStyle w:val="SourceCode"/>
        <w:rPr>
          <w:del w:id="323" w:author="Sanne Smith" w:date="2021-05-09T10:26:00Z"/>
        </w:rPr>
      </w:pPr>
      <w:r>
        <w:rPr>
          <w:rStyle w:val="CommentTok"/>
        </w:rPr>
        <w:t># Hmmm</w:t>
      </w:r>
      <w:r w:rsidR="002A6B03">
        <w:rPr>
          <w:rStyle w:val="CommentTok"/>
        </w:rPr>
        <w:t xml:space="preserve"> not super great</w:t>
      </w:r>
      <w:r>
        <w:br/>
      </w:r>
      <w:r>
        <w:br/>
      </w:r>
      <w:r>
        <w:rPr>
          <w:rStyle w:val="NormalTok"/>
        </w:rPr>
        <w:t>roc_plot1</w:t>
      </w:r>
      <w:r>
        <w:rPr>
          <w:rStyle w:val="OperatorTok"/>
        </w:rPr>
        <w:t>$</w:t>
      </w:r>
      <w:r>
        <w:rPr>
          <w:rStyle w:val="NormalTok"/>
        </w:rPr>
        <w:t>Algorithm &lt;-</w:t>
      </w:r>
      <w:r>
        <w:rPr>
          <w:rStyle w:val="StringTok"/>
        </w:rPr>
        <w:t xml:space="preserve"> </w:t>
      </w:r>
      <w:r>
        <w:rPr>
          <w:rStyle w:val="KeywordTok"/>
        </w:rPr>
        <w:t>na.omit</w:t>
      </w:r>
      <w:r>
        <w:rPr>
          <w:rStyle w:val="NormalTok"/>
        </w:rPr>
        <w:t>(roc_plot1</w:t>
      </w:r>
      <w:r>
        <w:rPr>
          <w:rStyle w:val="OperatorTok"/>
        </w:rPr>
        <w:t>$</w:t>
      </w:r>
      <w:r>
        <w:rPr>
          <w:rStyle w:val="NormalTok"/>
        </w:rPr>
        <w:t>Algorithm)</w:t>
      </w:r>
      <w:r>
        <w:br/>
      </w:r>
      <w:r>
        <w:br/>
      </w:r>
      <w:r>
        <w:rPr>
          <w:rStyle w:val="KeywordTok"/>
        </w:rPr>
        <w:t>calc_auc</w:t>
      </w:r>
      <w:r>
        <w:rPr>
          <w:rStyle w:val="NormalTok"/>
        </w:rPr>
        <w:t>(roc_plot1)</w:t>
      </w:r>
      <w:r w:rsidR="002A6B03">
        <w:rPr>
          <w:rStyle w:val="NormalTok"/>
        </w:rPr>
        <w:t xml:space="preserve"> </w:t>
      </w:r>
      <w:r w:rsidR="002A6B03">
        <w:rPr>
          <w:rStyle w:val="CommentTok"/>
        </w:rPr>
        <w:t>#Path all are the same?</w:t>
      </w:r>
    </w:p>
    <w:p w14:paraId="2799A9A4" w14:textId="53C22D44" w:rsidR="004113E9" w:rsidRDefault="004113E9">
      <w:pPr>
        <w:pStyle w:val="SourceCode"/>
      </w:pPr>
    </w:p>
    <w:p w14:paraId="4D0DBCD6" w14:textId="77777777" w:rsidR="004113E9" w:rsidRDefault="00BB0DCE">
      <w:pPr>
        <w:pStyle w:val="SourceCode"/>
      </w:pPr>
      <w:r>
        <w:rPr>
          <w:rStyle w:val="VerbatimChar"/>
        </w:rPr>
        <w:t>## Warning in verify_d(data$d): D not labeled 0/1, assuming Completed = 0 and</w:t>
      </w:r>
      <w:r>
        <w:br/>
      </w:r>
      <w:r>
        <w:rPr>
          <w:rStyle w:val="VerbatimChar"/>
        </w:rPr>
        <w:t>## Withdrew = 1!</w:t>
      </w:r>
    </w:p>
    <w:p w14:paraId="231249CA" w14:textId="77777777" w:rsidR="004113E9" w:rsidRDefault="00BB0DCE">
      <w:pPr>
        <w:pStyle w:val="SourceCode"/>
      </w:pPr>
      <w:r>
        <w:rPr>
          <w:rStyle w:val="VerbatimChar"/>
        </w:rPr>
        <w:t>##   PANEL group AUC</w:t>
      </w:r>
      <w:r>
        <w:br/>
      </w:r>
      <w:r>
        <w:rPr>
          <w:rStyle w:val="VerbatimChar"/>
        </w:rPr>
        <w:t>## 1     1     1 0.5</w:t>
      </w:r>
      <w:r>
        <w:br/>
      </w:r>
      <w:r>
        <w:rPr>
          <w:rStyle w:val="VerbatimChar"/>
        </w:rPr>
        <w:t>## 2     1     2 0.5</w:t>
      </w:r>
      <w:r>
        <w:br/>
      </w:r>
      <w:r>
        <w:rPr>
          <w:rStyle w:val="VerbatimChar"/>
        </w:rPr>
        <w:t>## 3     1     3 0.5</w:t>
      </w:r>
      <w:r>
        <w:br/>
      </w:r>
      <w:r>
        <w:rPr>
          <w:rStyle w:val="VerbatimChar"/>
        </w:rPr>
        <w:t>## 4     1     4 0.5</w:t>
      </w:r>
      <w:r>
        <w:br/>
      </w:r>
      <w:r>
        <w:rPr>
          <w:rStyle w:val="VerbatimChar"/>
        </w:rPr>
        <w:t>## 5     1     5 0.5</w:t>
      </w:r>
    </w:p>
    <w:p w14:paraId="0FA5A161" w14:textId="77777777" w:rsidR="004113E9" w:rsidRDefault="00BB0DCE">
      <w:pPr>
        <w:pStyle w:val="SourceCode"/>
      </w:pPr>
      <w:r>
        <w:rPr>
          <w:rStyle w:val="CommentTok"/>
        </w:rPr>
        <w:t>#Had some trouble with this one, it looks like roc_plot1 produces five groups, but I only have three algorithms</w:t>
      </w:r>
      <w:r>
        <w:br/>
      </w:r>
      <w:r>
        <w:rPr>
          <w:rStyle w:val="CommentTok"/>
        </w:rPr>
        <w:t xml:space="preserve">#Tried to just override this by putting the decision tree info in the same spot </w:t>
      </w:r>
      <w:r>
        <w:br/>
      </w:r>
      <w:r>
        <w:rPr>
          <w:rStyle w:val="NormalTok"/>
        </w:rPr>
        <w:t>alc &lt;-</w:t>
      </w:r>
      <w:r>
        <w:rPr>
          <w:rStyle w:val="StringTok"/>
        </w:rPr>
        <w:t xml:space="preserve"> </w:t>
      </w:r>
      <w:r>
        <w:rPr>
          <w:rStyle w:val="KeywordTok"/>
        </w:rPr>
        <w:t>tibble</w:t>
      </w:r>
      <w:r>
        <w:rPr>
          <w:rStyle w:val="NormalTok"/>
        </w:rPr>
        <w:t>(</w:t>
      </w:r>
      <w:r>
        <w:br/>
      </w:r>
      <w:r>
        <w:rPr>
          <w:rStyle w:val="NormalTok"/>
        </w:rPr>
        <w:t xml:space="preserve">  </w:t>
      </w:r>
      <w:r>
        <w:rPr>
          <w:rStyle w:val="DataTypeTok"/>
        </w:rPr>
        <w:t>Algorithm =</w:t>
      </w:r>
      <w:r>
        <w:rPr>
          <w:rStyle w:val="NormalTok"/>
        </w:rPr>
        <w:t xml:space="preserve"> </w:t>
      </w:r>
      <w:r>
        <w:rPr>
          <w:rStyle w:val="KeywordTok"/>
        </w:rPr>
        <w:t>case_when</w:t>
      </w:r>
      <w:r>
        <w:rPr>
          <w:rStyle w:val="NormalTok"/>
        </w:rPr>
        <w:t>(</w:t>
      </w:r>
      <w:r>
        <w:rPr>
          <w:rStyle w:val="KeywordTok"/>
        </w:rPr>
        <w:t>calc_auc</w:t>
      </w:r>
      <w:r>
        <w:rPr>
          <w:rStyle w:val="NormalTok"/>
        </w:rPr>
        <w:t>(roc_plot1)</w:t>
      </w:r>
      <w:r>
        <w:rPr>
          <w:rStyle w:val="OperatorTok"/>
        </w:rPr>
        <w:t>$</w:t>
      </w:r>
      <w:r>
        <w:rPr>
          <w:rStyle w:val="NormalTok"/>
        </w:rPr>
        <w:t xml:space="preserve">group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"Decision tree"</w:t>
      </w:r>
      <w:r>
        <w:rPr>
          <w:rStyle w:val="NormalTok"/>
        </w:rPr>
        <w:t>,</w:t>
      </w:r>
      <w:r>
        <w:br/>
      </w:r>
      <w:r>
        <w:rPr>
          <w:rStyle w:val="NormalTok"/>
        </w:rPr>
        <w:t xml:space="preserve">                        </w:t>
      </w:r>
      <w:r>
        <w:rPr>
          <w:rStyle w:val="KeywordTok"/>
        </w:rPr>
        <w:t>calc_auc</w:t>
      </w:r>
      <w:r>
        <w:rPr>
          <w:rStyle w:val="NormalTok"/>
        </w:rPr>
        <w:t>(roc_plot1)</w:t>
      </w:r>
      <w:r>
        <w:rPr>
          <w:rStyle w:val="OperatorTok"/>
        </w:rPr>
        <w:t>$</w:t>
      </w:r>
      <w:r>
        <w:rPr>
          <w:rStyle w:val="NormalTok"/>
        </w:rPr>
        <w:t xml:space="preserve">group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"Elastic net logistic regression"</w:t>
      </w:r>
      <w:r>
        <w:rPr>
          <w:rStyle w:val="NormalTok"/>
        </w:rPr>
        <w:t>,</w:t>
      </w:r>
      <w:r>
        <w:br/>
      </w:r>
      <w:r>
        <w:rPr>
          <w:rStyle w:val="NormalTok"/>
        </w:rPr>
        <w:t xml:space="preserve">                        </w:t>
      </w:r>
      <w:r>
        <w:rPr>
          <w:rStyle w:val="KeywordTok"/>
        </w:rPr>
        <w:t>calc_auc</w:t>
      </w:r>
      <w:r>
        <w:rPr>
          <w:rStyle w:val="NormalTok"/>
        </w:rPr>
        <w:t>(roc_plot1)</w:t>
      </w:r>
      <w:r>
        <w:rPr>
          <w:rStyle w:val="OperatorTok"/>
        </w:rPr>
        <w:t>$</w:t>
      </w:r>
      <w:r>
        <w:rPr>
          <w:rStyle w:val="NormalTok"/>
        </w:rPr>
        <w:t xml:space="preserve">group </w:t>
      </w:r>
      <w:r>
        <w:rPr>
          <w:rStyle w:val="OperatorTok"/>
        </w:rPr>
        <w:t>==</w:t>
      </w:r>
      <w:r>
        <w:rPr>
          <w:rStyle w:val="StringTok"/>
        </w:rPr>
        <w:t xml:space="preserve"> </w:t>
      </w:r>
      <w:r>
        <w:rPr>
          <w:rStyle w:val="DecValTok"/>
        </w:rPr>
        <w:t>3</w:t>
      </w:r>
      <w:r>
        <w:rPr>
          <w:rStyle w:val="NormalTok"/>
        </w:rPr>
        <w:t xml:space="preserve"> </w:t>
      </w:r>
      <w:r>
        <w:rPr>
          <w:rStyle w:val="OperatorTok"/>
        </w:rPr>
        <w:t>~</w:t>
      </w:r>
      <w:r>
        <w:rPr>
          <w:rStyle w:val="StringTok"/>
        </w:rPr>
        <w:t xml:space="preserve"> "Random forest"</w:t>
      </w:r>
      <w:r>
        <w:rPr>
          <w:rStyle w:val="NormalTok"/>
        </w:rPr>
        <w:t xml:space="preserve">, </w:t>
      </w:r>
      <w:r>
        <w:br/>
      </w:r>
      <w:r>
        <w:rPr>
          <w:rStyle w:val="NormalTok"/>
        </w:rPr>
        <w:t xml:space="preserve">                        </w:t>
      </w:r>
      <w:r>
        <w:rPr>
          <w:rStyle w:val="KeywordTok"/>
        </w:rPr>
        <w:t>calc_auc</w:t>
      </w:r>
      <w:r>
        <w:rPr>
          <w:rStyle w:val="NormalTok"/>
        </w:rPr>
        <w:t>(roc_plot1)</w:t>
      </w:r>
      <w:r>
        <w:rPr>
          <w:rStyle w:val="OperatorTok"/>
        </w:rPr>
        <w:t>$</w:t>
      </w:r>
      <w:r>
        <w:rPr>
          <w:rStyle w:val="NormalTok"/>
        </w:rPr>
        <w:t xml:space="preserve">group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"Decision tree"</w:t>
      </w:r>
      <w:r>
        <w:rPr>
          <w:rStyle w:val="NormalTok"/>
        </w:rPr>
        <w:t>,</w:t>
      </w:r>
      <w:r>
        <w:br/>
      </w:r>
      <w:r>
        <w:rPr>
          <w:rStyle w:val="NormalTok"/>
        </w:rPr>
        <w:t xml:space="preserve">                        </w:t>
      </w:r>
      <w:r>
        <w:rPr>
          <w:rStyle w:val="KeywordTok"/>
        </w:rPr>
        <w:t>calc_auc</w:t>
      </w:r>
      <w:r>
        <w:rPr>
          <w:rStyle w:val="NormalTok"/>
        </w:rPr>
        <w:t>(roc_plot1)</w:t>
      </w:r>
      <w:r>
        <w:rPr>
          <w:rStyle w:val="OperatorTok"/>
        </w:rPr>
        <w:t>$</w:t>
      </w:r>
      <w:r>
        <w:rPr>
          <w:rStyle w:val="NormalTok"/>
        </w:rPr>
        <w:t xml:space="preserve">group </w:t>
      </w:r>
      <w:r>
        <w:rPr>
          <w:rStyle w:val="OperatorTok"/>
        </w:rPr>
        <w:t>==</w:t>
      </w:r>
      <w:r>
        <w:rPr>
          <w:rStyle w:val="StringTok"/>
        </w:rPr>
        <w:t xml:space="preserve"> </w:t>
      </w:r>
      <w:r>
        <w:rPr>
          <w:rStyle w:val="DecValTok"/>
        </w:rPr>
        <w:t>5</w:t>
      </w:r>
      <w:r>
        <w:rPr>
          <w:rStyle w:val="NormalTok"/>
        </w:rPr>
        <w:t xml:space="preserve"> </w:t>
      </w:r>
      <w:r>
        <w:rPr>
          <w:rStyle w:val="OperatorTok"/>
        </w:rPr>
        <w:t>~</w:t>
      </w:r>
      <w:r>
        <w:rPr>
          <w:rStyle w:val="StringTok"/>
        </w:rPr>
        <w:t xml:space="preserve"> "Decision tree"</w:t>
      </w:r>
      <w:r>
        <w:rPr>
          <w:rStyle w:val="NormalTok"/>
        </w:rPr>
        <w:t xml:space="preserve">,), </w:t>
      </w:r>
      <w:r>
        <w:br/>
      </w:r>
      <w:r>
        <w:rPr>
          <w:rStyle w:val="NormalTok"/>
        </w:rPr>
        <w:t xml:space="preserve">  </w:t>
      </w:r>
      <w:r>
        <w:rPr>
          <w:rStyle w:val="DataTypeTok"/>
        </w:rPr>
        <w:t>AUC =</w:t>
      </w:r>
      <w:r>
        <w:rPr>
          <w:rStyle w:val="NormalTok"/>
        </w:rPr>
        <w:t xml:space="preserve"> </w:t>
      </w:r>
      <w:r>
        <w:rPr>
          <w:rStyle w:val="KeywordTok"/>
        </w:rPr>
        <w:t>str_c</w:t>
      </w:r>
      <w:r>
        <w:rPr>
          <w:rStyle w:val="NormalTok"/>
        </w:rPr>
        <w:t>(</w:t>
      </w:r>
      <w:r>
        <w:rPr>
          <w:rStyle w:val="StringTok"/>
        </w:rPr>
        <w:t>"AUC = "</w:t>
      </w:r>
      <w:r>
        <w:rPr>
          <w:rStyle w:val="NormalTok"/>
        </w:rPr>
        <w:t xml:space="preserve">, </w:t>
      </w:r>
      <w:r>
        <w:rPr>
          <w:rStyle w:val="KeywordTok"/>
        </w:rPr>
        <w:t>as.character</w:t>
      </w:r>
      <w:r>
        <w:rPr>
          <w:rStyle w:val="NormalTok"/>
        </w:rPr>
        <w:t>(</w:t>
      </w:r>
      <w:r>
        <w:rPr>
          <w:rStyle w:val="KeywordTok"/>
        </w:rPr>
        <w:t>round</w:t>
      </w:r>
      <w:r>
        <w:rPr>
          <w:rStyle w:val="NormalTok"/>
        </w:rPr>
        <w:t>(</w:t>
      </w:r>
      <w:r>
        <w:rPr>
          <w:rStyle w:val="KeywordTok"/>
        </w:rPr>
        <w:t>calc_auc</w:t>
      </w:r>
      <w:r>
        <w:rPr>
          <w:rStyle w:val="NormalTok"/>
        </w:rPr>
        <w:t>(roc_plot1)</w:t>
      </w:r>
      <w:r>
        <w:rPr>
          <w:rStyle w:val="OperatorTok"/>
        </w:rPr>
        <w:t>$</w:t>
      </w:r>
      <w:r>
        <w:rPr>
          <w:rStyle w:val="NormalTok"/>
        </w:rPr>
        <w:t xml:space="preserve">AUC, </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 xml:space="preserve">  </w:t>
      </w:r>
      <w:r>
        <w:rPr>
          <w:rStyle w:val="DataTypeTok"/>
        </w:rPr>
        <w:t>x =</w:t>
      </w:r>
      <w:r>
        <w:rPr>
          <w:rStyle w:val="NormalTok"/>
        </w:rPr>
        <w:t xml:space="preserve"> </w:t>
      </w:r>
      <w:r>
        <w:rPr>
          <w:rStyle w:val="KeywordTok"/>
        </w:rPr>
        <w:t>rep</w:t>
      </w:r>
      <w:r>
        <w:rPr>
          <w:rStyle w:val="NormalTok"/>
        </w:rPr>
        <w:t>(.</w:t>
      </w:r>
      <w:r>
        <w:rPr>
          <w:rStyle w:val="DecValTok"/>
        </w:rPr>
        <w:t>7</w:t>
      </w:r>
      <w:r>
        <w:rPr>
          <w:rStyle w:val="NormalTok"/>
        </w:rPr>
        <w:t xml:space="preserve">, </w:t>
      </w:r>
      <w:r>
        <w:rPr>
          <w:rStyle w:val="DataTypeTok"/>
        </w:rPr>
        <w:t>n =</w:t>
      </w:r>
      <w:r>
        <w:rPr>
          <w:rStyle w:val="NormalTok"/>
        </w:rPr>
        <w:t xml:space="preserve"> </w:t>
      </w:r>
      <w:r>
        <w:rPr>
          <w:rStyle w:val="DecValTok"/>
        </w:rPr>
        <w:t>5</w:t>
      </w:r>
      <w:r>
        <w:rPr>
          <w:rStyle w:val="NormalTok"/>
        </w:rPr>
        <w:t>),</w:t>
      </w:r>
      <w:r>
        <w:br/>
      </w:r>
      <w:r>
        <w:rPr>
          <w:rStyle w:val="NormalTok"/>
        </w:rPr>
        <w:t xml:space="preserve">  </w:t>
      </w:r>
      <w:r>
        <w:rPr>
          <w:rStyle w:val="DataTypeTok"/>
        </w:rPr>
        <w:t>y =</w:t>
      </w:r>
      <w:r>
        <w:rPr>
          <w:rStyle w:val="NormalTok"/>
        </w:rPr>
        <w:t xml:space="preserve"> </w:t>
      </w:r>
      <w:r>
        <w:rPr>
          <w:rStyle w:val="KeywordTok"/>
        </w:rPr>
        <w:t>rep</w:t>
      </w:r>
      <w:r>
        <w:rPr>
          <w:rStyle w:val="NormalTok"/>
        </w:rPr>
        <w:t>(</w:t>
      </w:r>
      <w:r>
        <w:rPr>
          <w:rStyle w:val="KeywordTok"/>
        </w:rPr>
        <w:t>c</w:t>
      </w:r>
      <w:r>
        <w:rPr>
          <w:rStyle w:val="NormalTok"/>
        </w:rPr>
        <w:t>(.</w:t>
      </w:r>
      <w:r>
        <w:rPr>
          <w:rStyle w:val="DecValTok"/>
        </w:rPr>
        <w:t>30</w:t>
      </w:r>
      <w:r>
        <w:rPr>
          <w:rStyle w:val="NormalTok"/>
        </w:rPr>
        <w:t xml:space="preserve">, </w:t>
      </w:r>
      <w:r>
        <w:rPr>
          <w:rStyle w:val="FloatTok"/>
        </w:rPr>
        <w:t>.20</w:t>
      </w:r>
      <w:r>
        <w:rPr>
          <w:rStyle w:val="NormalTok"/>
        </w:rPr>
        <w:t xml:space="preserve">, </w:t>
      </w:r>
      <w:r>
        <w:rPr>
          <w:rStyle w:val="FloatTok"/>
        </w:rPr>
        <w:t>.10</w:t>
      </w:r>
      <w:r>
        <w:rPr>
          <w:rStyle w:val="NormalTok"/>
        </w:rPr>
        <w:t xml:space="preserve">, </w:t>
      </w:r>
      <w:r>
        <w:rPr>
          <w:rStyle w:val="FloatTok"/>
        </w:rPr>
        <w:t>.30</w:t>
      </w:r>
      <w:r>
        <w:rPr>
          <w:rStyle w:val="NormalTok"/>
        </w:rPr>
        <w:t xml:space="preserve">, </w:t>
      </w:r>
      <w:r>
        <w:rPr>
          <w:rStyle w:val="FloatTok"/>
        </w:rPr>
        <w:t>.30</w:t>
      </w:r>
      <w:r>
        <w:rPr>
          <w:rStyle w:val="NormalTok"/>
        </w:rPr>
        <w:t>)))</w:t>
      </w:r>
    </w:p>
    <w:p w14:paraId="602CB54B" w14:textId="77777777" w:rsidR="004113E9" w:rsidRDefault="00BB0DCE">
      <w:pPr>
        <w:pStyle w:val="SourceCode"/>
      </w:pPr>
      <w:r>
        <w:rPr>
          <w:rStyle w:val="VerbatimChar"/>
        </w:rPr>
        <w:t>## Warning in verify_d(data$d): D not labeled 0/1, assuming Completed = 0 and</w:t>
      </w:r>
      <w:r>
        <w:br/>
      </w:r>
      <w:r>
        <w:rPr>
          <w:rStyle w:val="VerbatimChar"/>
        </w:rPr>
        <w:t>## Withdrew = 1!</w:t>
      </w:r>
    </w:p>
    <w:p w14:paraId="2E33DAC9" w14:textId="77777777" w:rsidR="004113E9" w:rsidRDefault="00BB0DCE">
      <w:pPr>
        <w:pStyle w:val="SourceCode"/>
      </w:pPr>
      <w:r>
        <w:rPr>
          <w:rStyle w:val="VerbatimChar"/>
        </w:rPr>
        <w:t>## Warning in verify_d(data$d): D not labeled 0/1, assuming Completed = 0 and</w:t>
      </w:r>
      <w:r>
        <w:br/>
      </w:r>
      <w:r>
        <w:rPr>
          <w:rStyle w:val="VerbatimChar"/>
        </w:rPr>
        <w:t>## Withdrew = 1!</w:t>
      </w:r>
      <w:r>
        <w:br/>
      </w:r>
      <w:r>
        <w:br/>
      </w:r>
      <w:r>
        <w:rPr>
          <w:rStyle w:val="VerbatimChar"/>
        </w:rPr>
        <w:t>## Warning in verify_d(data$d): D not labeled 0/1, assuming Completed = 0 and</w:t>
      </w:r>
      <w:r>
        <w:br/>
      </w:r>
      <w:r>
        <w:rPr>
          <w:rStyle w:val="VerbatimChar"/>
        </w:rPr>
        <w:t>## Withdrew = 1!</w:t>
      </w:r>
      <w:r>
        <w:br/>
      </w:r>
      <w:r>
        <w:br/>
      </w:r>
      <w:r>
        <w:rPr>
          <w:rStyle w:val="VerbatimChar"/>
        </w:rPr>
        <w:t>## Warning in verify_d(data$d): D not labeled 0/1, assuming Completed = 0 and</w:t>
      </w:r>
      <w:r>
        <w:br/>
      </w:r>
      <w:r>
        <w:rPr>
          <w:rStyle w:val="VerbatimChar"/>
        </w:rPr>
        <w:t>## Withdrew = 1!</w:t>
      </w:r>
      <w:r>
        <w:br/>
      </w:r>
      <w:r>
        <w:br/>
      </w:r>
      <w:r>
        <w:rPr>
          <w:rStyle w:val="VerbatimChar"/>
        </w:rPr>
        <w:t>## Warning in verify_d(data$d): D not labeled 0/1, assuming Completed = 0 and</w:t>
      </w:r>
      <w:r>
        <w:br/>
      </w:r>
      <w:r>
        <w:rPr>
          <w:rStyle w:val="VerbatimChar"/>
        </w:rPr>
        <w:t>## Withdrew = 1!</w:t>
      </w:r>
      <w:r>
        <w:br/>
      </w:r>
      <w:r>
        <w:br/>
      </w:r>
      <w:r>
        <w:rPr>
          <w:rStyle w:val="VerbatimChar"/>
        </w:rPr>
        <w:lastRenderedPageBreak/>
        <w:t>## Warning in verify_d(data$d): D not labeled 0/1, assuming Completed = 0 and</w:t>
      </w:r>
      <w:r>
        <w:br/>
      </w:r>
      <w:r>
        <w:rPr>
          <w:rStyle w:val="VerbatimChar"/>
        </w:rPr>
        <w:t>## Withdrew = 1!</w:t>
      </w:r>
    </w:p>
    <w:p w14:paraId="165D1103" w14:textId="77777777" w:rsidR="004113E9" w:rsidRDefault="00BB0DCE">
      <w:pPr>
        <w:pStyle w:val="SourceCode"/>
      </w:pPr>
      <w:r>
        <w:rPr>
          <w:rStyle w:val="NormalTok"/>
        </w:rPr>
        <w:t xml:space="preserve">roc_plot1 </w:t>
      </w:r>
      <w:r>
        <w:rPr>
          <w:rStyle w:val="OperatorTok"/>
        </w:rPr>
        <w:t>+</w:t>
      </w:r>
      <w:r>
        <w:rPr>
          <w:rStyle w:val="StringTok"/>
        </w:rPr>
        <w:t xml:space="preserve"> </w:t>
      </w:r>
      <w:r>
        <w:br/>
      </w:r>
      <w:r>
        <w:rPr>
          <w:rStyle w:val="StringTok"/>
        </w:rPr>
        <w:t xml:space="preserve">  </w:t>
      </w:r>
      <w:r>
        <w:rPr>
          <w:rStyle w:val="KeywordTok"/>
        </w:rPr>
        <w:t>geom_text</w:t>
      </w:r>
      <w:r>
        <w:rPr>
          <w:rStyle w:val="NormalTok"/>
        </w:rPr>
        <w:t>(</w:t>
      </w:r>
      <w:r>
        <w:rPr>
          <w:rStyle w:val="DataTypeTok"/>
        </w:rPr>
        <w:t>data =</w:t>
      </w:r>
      <w:r>
        <w:rPr>
          <w:rStyle w:val="NormalTok"/>
        </w:rPr>
        <w:t xml:space="preserve"> alc, </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d =</w:t>
      </w:r>
      <w:r>
        <w:rPr>
          <w:rStyle w:val="NormalTok"/>
        </w:rPr>
        <w:t xml:space="preserve"> </w:t>
      </w:r>
      <w:r>
        <w:rPr>
          <w:rStyle w:val="OtherTok"/>
        </w:rPr>
        <w:t>NULL</w:t>
      </w:r>
      <w:r>
        <w:rPr>
          <w:rStyle w:val="NormalTok"/>
        </w:rPr>
        <w:t>,</w:t>
      </w:r>
      <w:r>
        <w:br/>
      </w:r>
      <w:r>
        <w:rPr>
          <w:rStyle w:val="NormalTok"/>
        </w:rPr>
        <w:t xml:space="preserve">                          </w:t>
      </w:r>
      <w:r>
        <w:rPr>
          <w:rStyle w:val="DataTypeTok"/>
        </w:rPr>
        <w:t>m =</w:t>
      </w:r>
      <w:r>
        <w:rPr>
          <w:rStyle w:val="NormalTok"/>
        </w:rPr>
        <w:t xml:space="preserve"> </w:t>
      </w:r>
      <w:r>
        <w:rPr>
          <w:rStyle w:val="OtherTok"/>
        </w:rPr>
        <w:t>NULL</w:t>
      </w:r>
      <w:r>
        <w:rPr>
          <w:rStyle w:val="NormalTok"/>
        </w:rPr>
        <w:t>,</w:t>
      </w:r>
      <w:r>
        <w:br/>
      </w:r>
      <w:r>
        <w:rPr>
          <w:rStyle w:val="NormalTok"/>
        </w:rPr>
        <w:t xml:space="preserve">                          </w:t>
      </w:r>
      <w:r>
        <w:rPr>
          <w:rStyle w:val="DataTypeTok"/>
        </w:rPr>
        <w:t>x =</w:t>
      </w:r>
      <w:r>
        <w:rPr>
          <w:rStyle w:val="NormalTok"/>
        </w:rPr>
        <w:t xml:space="preserve"> x, </w:t>
      </w:r>
      <w:r>
        <w:br/>
      </w:r>
      <w:r>
        <w:rPr>
          <w:rStyle w:val="NormalTok"/>
        </w:rPr>
        <w:t xml:space="preserve">                          </w:t>
      </w:r>
      <w:r>
        <w:rPr>
          <w:rStyle w:val="DataTypeTok"/>
        </w:rPr>
        <w:t>y =</w:t>
      </w:r>
      <w:r>
        <w:rPr>
          <w:rStyle w:val="NormalTok"/>
        </w:rPr>
        <w:t xml:space="preserve"> y, </w:t>
      </w:r>
      <w:r>
        <w:br/>
      </w:r>
      <w:r>
        <w:rPr>
          <w:rStyle w:val="NormalTok"/>
        </w:rPr>
        <w:t xml:space="preserve">                          </w:t>
      </w:r>
      <w:r>
        <w:rPr>
          <w:rStyle w:val="DataTypeTok"/>
        </w:rPr>
        <w:t>color =</w:t>
      </w:r>
      <w:r>
        <w:rPr>
          <w:rStyle w:val="NormalTok"/>
        </w:rPr>
        <w:t xml:space="preserve"> Algorithm,</w:t>
      </w:r>
      <w:r>
        <w:br/>
      </w:r>
      <w:r>
        <w:rPr>
          <w:rStyle w:val="NormalTok"/>
        </w:rPr>
        <w:t xml:space="preserve">                          </w:t>
      </w:r>
      <w:r>
        <w:rPr>
          <w:rStyle w:val="DataTypeTok"/>
        </w:rPr>
        <w:t>label =</w:t>
      </w:r>
      <w:r>
        <w:rPr>
          <w:rStyle w:val="NormalTok"/>
        </w:rPr>
        <w:t xml:space="preserve"> AUC)) </w:t>
      </w:r>
    </w:p>
    <w:p w14:paraId="0B625837" w14:textId="77777777" w:rsidR="004113E9" w:rsidRDefault="00BB0DCE">
      <w:pPr>
        <w:pStyle w:val="SourceCode"/>
      </w:pPr>
      <w:r>
        <w:rPr>
          <w:rStyle w:val="VerbatimChar"/>
        </w:rPr>
        <w:t>## Warning in verify_d(data$d): D not labeled 0/1, assuming Completed = 0 and</w:t>
      </w:r>
      <w:r>
        <w:br/>
      </w:r>
      <w:r>
        <w:rPr>
          <w:rStyle w:val="VerbatimChar"/>
        </w:rPr>
        <w:t>## Withdrew = 1!</w:t>
      </w:r>
    </w:p>
    <w:p w14:paraId="56DEEB54" w14:textId="77777777" w:rsidR="004113E9" w:rsidRDefault="00BB0DCE">
      <w:pPr>
        <w:pStyle w:val="FirstParagraph"/>
      </w:pPr>
      <w:r>
        <w:rPr>
          <w:noProof/>
        </w:rPr>
        <w:drawing>
          <wp:inline distT="0" distB="0" distL="0" distR="0" wp14:anchorId="0DA24B74" wp14:editId="263569BF">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oc-302B_assignment1_files/figure-docx/supervised%20learning-2.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40F6DBF1" w14:textId="5B4F7081" w:rsidR="004113E9" w:rsidRDefault="00BB0DCE">
      <w:pPr>
        <w:pStyle w:val="SourceCode"/>
        <w:rPr>
          <w:ins w:id="324" w:author="Sanne Smith" w:date="2021-05-09T10:26:00Z"/>
          <w:rStyle w:val="CommentTok"/>
        </w:rPr>
      </w:pPr>
      <w:r>
        <w:rPr>
          <w:rStyle w:val="CommentTok"/>
        </w:rPr>
        <w:t xml:space="preserve">#all are the same, linear is not that great </w:t>
      </w:r>
    </w:p>
    <w:p w14:paraId="119BE6CC" w14:textId="27F46499" w:rsidR="003E08EF" w:rsidRDefault="003E08EF">
      <w:pPr>
        <w:pStyle w:val="SourceCode"/>
        <w:rPr>
          <w:ins w:id="325" w:author="Sanne Smith" w:date="2021-05-09T11:05:00Z"/>
        </w:rPr>
      </w:pPr>
      <w:ins w:id="326" w:author="Sanne Smith" w:date="2021-05-09T10:26:00Z">
        <w:r>
          <w:t>Something is not right here. You should indeed have 3 models only</w:t>
        </w:r>
      </w:ins>
      <w:ins w:id="327" w:author="Sanne Smith" w:date="2021-05-09T10:27:00Z">
        <w:r>
          <w:t xml:space="preserve">. I see you are following the labs code so I am not sure what might have been </w:t>
        </w:r>
      </w:ins>
      <w:ins w:id="328" w:author="Sanne Smith" w:date="2021-05-09T10:28:00Z">
        <w:r>
          <w:t xml:space="preserve">causing this. Attaching example case for you </w:t>
        </w:r>
      </w:ins>
    </w:p>
    <w:p w14:paraId="65C3F940" w14:textId="47C59A62" w:rsidR="00392F53" w:rsidRDefault="00392F53">
      <w:pPr>
        <w:pStyle w:val="SourceCode"/>
        <w:rPr>
          <w:ins w:id="329" w:author="Sanne Smith" w:date="2021-05-09T11:33:00Z"/>
        </w:rPr>
      </w:pPr>
      <w:ins w:id="330" w:author="Sanne Smith" w:date="2021-05-09T11:05:00Z">
        <w:r>
          <w:t>It is no</w:t>
        </w:r>
      </w:ins>
      <w:ins w:id="331" w:author="Sanne Smith" w:date="2021-05-09T11:06:00Z">
        <w:r>
          <w:t xml:space="preserve">ticeable that the models returned predicted classes are all Complete. The models do not classify any case as Withdrawn. </w:t>
        </w:r>
      </w:ins>
      <w:ins w:id="332" w:author="Sanne Smith" w:date="2021-05-09T11:33:00Z">
        <w:r w:rsidR="00AD1A54">
          <w:t xml:space="preserve"> This is weird.</w:t>
        </w:r>
      </w:ins>
    </w:p>
    <w:p w14:paraId="02C08B08" w14:textId="4785FDC7" w:rsidR="00AD1A54" w:rsidRDefault="00AD1A54">
      <w:pPr>
        <w:pStyle w:val="SourceCode"/>
        <w:rPr>
          <w:ins w:id="333" w:author="Sanne Smith" w:date="2021-05-09T11:34:00Z"/>
        </w:rPr>
      </w:pPr>
      <w:ins w:id="334" w:author="Sanne Smith" w:date="2021-05-09T11:33:00Z">
        <w:r>
          <w:t>I went back to do a good ol fashioned</w:t>
        </w:r>
      </w:ins>
      <w:ins w:id="335" w:author="Sanne Smith" w:date="2021-05-09T11:34:00Z">
        <w:r>
          <w:t xml:space="preserve"> glm and didn’t end up with </w:t>
        </w:r>
      </w:ins>
      <w:ins w:id="336" w:author="Sanne Smith" w:date="2021-05-09T17:22:00Z">
        <w:r w:rsidR="00536E8A">
          <w:t>100%</w:t>
        </w:r>
      </w:ins>
      <w:ins w:id="337" w:author="Sanne Smith" w:date="2021-05-09T11:34:00Z">
        <w:r>
          <w:t xml:space="preserve"> complete predictions. Would love to figure this out, but am in a bit of a time crunch right now, so it may take a bit</w:t>
        </w:r>
      </w:ins>
    </w:p>
    <w:p w14:paraId="4B9F166C" w14:textId="312BF9E3" w:rsidR="00AD1A54" w:rsidRDefault="00AD1A54">
      <w:pPr>
        <w:pStyle w:val="SourceCode"/>
        <w:rPr>
          <w:ins w:id="338" w:author="Sanne Smith" w:date="2021-05-09T11:35:00Z"/>
        </w:rPr>
      </w:pPr>
    </w:p>
    <w:p w14:paraId="4BD69CDD" w14:textId="77777777" w:rsidR="00AD1A54" w:rsidRDefault="00AD1A54" w:rsidP="00AD1A54">
      <w:pPr>
        <w:pStyle w:val="SourceCode"/>
        <w:rPr>
          <w:ins w:id="339" w:author="Sanne Smith" w:date="2021-05-09T11:35:00Z"/>
        </w:rPr>
      </w:pPr>
      <w:ins w:id="340" w:author="Sanne Smith" w:date="2021-05-09T11:35:00Z">
        <w:r>
          <w:t>m &lt;- glm(result ~ as.factor(gender) + as.factor(highest_education) + as.factor(imd_band) + as.factor(age_band) + as.factor(disability), data = d, family = "binomial")</w:t>
        </w:r>
      </w:ins>
    </w:p>
    <w:p w14:paraId="034CB5D0" w14:textId="77777777" w:rsidR="00AD1A54" w:rsidRDefault="00AD1A54" w:rsidP="00AD1A54">
      <w:pPr>
        <w:pStyle w:val="SourceCode"/>
        <w:rPr>
          <w:ins w:id="341" w:author="Sanne Smith" w:date="2021-05-09T11:35:00Z"/>
        </w:rPr>
      </w:pPr>
    </w:p>
    <w:p w14:paraId="30E792C7" w14:textId="77777777" w:rsidR="00AD1A54" w:rsidRDefault="00AD1A54" w:rsidP="00AD1A54">
      <w:pPr>
        <w:pStyle w:val="SourceCode"/>
        <w:rPr>
          <w:ins w:id="342" w:author="Sanne Smith" w:date="2021-05-09T11:35:00Z"/>
        </w:rPr>
      </w:pPr>
      <w:ins w:id="343" w:author="Sanne Smith" w:date="2021-05-09T11:35:00Z">
        <w:r>
          <w:t>summary(m)</w:t>
        </w:r>
      </w:ins>
    </w:p>
    <w:p w14:paraId="3EF6A833" w14:textId="77777777" w:rsidR="00AD1A54" w:rsidRDefault="00AD1A54" w:rsidP="00AD1A54">
      <w:pPr>
        <w:pStyle w:val="SourceCode"/>
        <w:rPr>
          <w:ins w:id="344" w:author="Sanne Smith" w:date="2021-05-09T11:35:00Z"/>
        </w:rPr>
      </w:pPr>
      <w:ins w:id="345" w:author="Sanne Smith" w:date="2021-05-09T11:35:00Z">
        <w:r>
          <w:t>mypreds &lt;- predict(m)</w:t>
        </w:r>
      </w:ins>
    </w:p>
    <w:p w14:paraId="179F7715" w14:textId="77777777" w:rsidR="00AD1A54" w:rsidRDefault="00AD1A54" w:rsidP="00AD1A54">
      <w:pPr>
        <w:pStyle w:val="SourceCode"/>
        <w:rPr>
          <w:ins w:id="346" w:author="Sanne Smith" w:date="2021-05-09T11:35:00Z"/>
        </w:rPr>
      </w:pPr>
      <w:ins w:id="347" w:author="Sanne Smith" w:date="2021-05-09T11:35:00Z">
        <w:r>
          <w:t>myclass &lt;- ifelse(mypreds &lt; 0.5, 0, 1)</w:t>
        </w:r>
      </w:ins>
    </w:p>
    <w:p w14:paraId="7F1E4C55" w14:textId="5E4E10FB" w:rsidR="00AD1A54" w:rsidRDefault="00AD1A54" w:rsidP="00AD1A54">
      <w:pPr>
        <w:pStyle w:val="SourceCode"/>
        <w:rPr>
          <w:ins w:id="348" w:author="Sanne Smith" w:date="2021-05-09T11:35:00Z"/>
        </w:rPr>
      </w:pPr>
      <w:ins w:id="349" w:author="Sanne Smith" w:date="2021-05-09T11:35:00Z">
        <w:r>
          <w:t>gplot(myclass)</w:t>
        </w:r>
      </w:ins>
    </w:p>
    <w:p w14:paraId="73EE6212" w14:textId="4767973A" w:rsidR="00AD1A54" w:rsidRDefault="00AD1A54" w:rsidP="00AD1A54">
      <w:pPr>
        <w:pStyle w:val="SourceCode"/>
        <w:rPr>
          <w:ins w:id="350" w:author="Sanne Smith" w:date="2021-05-09T11:34:00Z"/>
        </w:rPr>
      </w:pPr>
      <w:ins w:id="351" w:author="Sanne Smith" w:date="2021-05-09T11:44:00Z">
        <w:r w:rsidRPr="00AD1A54">
          <w:rPr>
            <w:noProof/>
          </w:rPr>
          <w:drawing>
            <wp:inline distT="0" distB="0" distL="0" distR="0" wp14:anchorId="6C21672E" wp14:editId="3E932B53">
              <wp:extent cx="5943600" cy="3642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2995"/>
                      </a:xfrm>
                      <a:prstGeom prst="rect">
                        <a:avLst/>
                      </a:prstGeom>
                    </pic:spPr>
                  </pic:pic>
                </a:graphicData>
              </a:graphic>
            </wp:inline>
          </w:drawing>
        </w:r>
      </w:ins>
    </w:p>
    <w:p w14:paraId="483FD39F" w14:textId="77777777" w:rsidR="00AD1A54" w:rsidRDefault="00AD1A54">
      <w:pPr>
        <w:pStyle w:val="SourceCode"/>
      </w:pPr>
    </w:p>
    <w:p w14:paraId="59609201" w14:textId="77777777" w:rsidR="004113E9" w:rsidRDefault="00BB0DCE">
      <w:r>
        <w:br w:type="page"/>
      </w:r>
    </w:p>
    <w:p w14:paraId="68CE07F4" w14:textId="77777777" w:rsidR="004113E9" w:rsidRDefault="00BB0DCE">
      <w:pPr>
        <w:pStyle w:val="Heading1"/>
      </w:pPr>
      <w:bookmarkStart w:id="352" w:name="report-to-management"/>
      <w:r>
        <w:lastRenderedPageBreak/>
        <w:t>Report to management</w:t>
      </w:r>
      <w:bookmarkEnd w:id="352"/>
    </w:p>
    <w:p w14:paraId="43140271" w14:textId="77777777" w:rsidR="004113E9" w:rsidRPr="00FF7BE6" w:rsidRDefault="00BB0DCE">
      <w:pPr>
        <w:pStyle w:val="FirstParagraph"/>
        <w:rPr>
          <w:b/>
          <w:bCs/>
        </w:rPr>
      </w:pPr>
      <w:r w:rsidRPr="00FF7BE6">
        <w:rPr>
          <w:b/>
          <w:bCs/>
        </w:rPr>
        <w:t>Write a report to management about your findings. Shortly describe the dataset, the variables, and your modeling strategy (explain the algorithms used in your own words), the results, and model performance. Add your opinion of using one of the algorithms for a early warning system for learners at risk and suggest what might improve an early warning system.</w:t>
      </w:r>
    </w:p>
    <w:p w14:paraId="10DC2562" w14:textId="23C9ED75" w:rsidR="005E7F80" w:rsidRDefault="002A6B03" w:rsidP="00FF7BE6">
      <w:pPr>
        <w:spacing w:line="480" w:lineRule="auto"/>
        <w:ind w:firstLine="720"/>
      </w:pPr>
      <w:r>
        <w:t xml:space="preserve">The MOOC data set consisted of </w:t>
      </w:r>
      <w:r w:rsidR="00FF7BE6">
        <w:t>+</w:t>
      </w:r>
      <w:r>
        <w:t>172k</w:t>
      </w:r>
      <w:r w:rsidR="00FF7BE6">
        <w:t xml:space="preserve"> objects of 6 variables of interest: </w:t>
      </w:r>
      <w:r w:rsidR="00FF7BE6" w:rsidRPr="00FF7BE6">
        <w:t xml:space="preserve">gender, </w:t>
      </w:r>
      <w:r w:rsidR="00FF7BE6">
        <w:t>completion status</w:t>
      </w:r>
      <w:r w:rsidR="00FF7BE6" w:rsidRPr="00FF7BE6">
        <w:t>, disability</w:t>
      </w:r>
      <w:r w:rsidR="00FF7BE6">
        <w:t xml:space="preserve"> SES</w:t>
      </w:r>
      <w:r w:rsidR="00FF7BE6" w:rsidRPr="00FF7BE6">
        <w:t>, highest</w:t>
      </w:r>
      <w:r w:rsidR="00FF7BE6">
        <w:t xml:space="preserve"> </w:t>
      </w:r>
      <w:r w:rsidR="00FF7BE6" w:rsidRPr="00FF7BE6">
        <w:t>education</w:t>
      </w:r>
      <w:r w:rsidR="00FF7BE6">
        <w:t xml:space="preserve"> level,</w:t>
      </w:r>
      <w:r w:rsidR="00FF7BE6" w:rsidRPr="00FF7BE6">
        <w:t xml:space="preserve"> </w:t>
      </w:r>
      <w:r w:rsidR="00FF7BE6">
        <w:t xml:space="preserve">and </w:t>
      </w:r>
      <w:r w:rsidR="00FF7BE6" w:rsidRPr="00FF7BE6">
        <w:t>age</w:t>
      </w:r>
      <w:r w:rsidR="00FF7BE6">
        <w:t xml:space="preserve">.  All variables were factors of multiple levels except for the variable measuring SES, which was numeric. </w:t>
      </w:r>
      <w:ins w:id="353" w:author="Sanne Smith" w:date="2021-05-09T10:28:00Z">
        <w:r w:rsidR="003E08EF">
          <w:t xml:space="preserve"> (well, you assumed it to be numeric… technically a discrete variable)</w:t>
        </w:r>
      </w:ins>
      <w:r w:rsidR="00FF7BE6">
        <w:t xml:space="preserve"> Three different supervised learning algorithms were utilized to explore the data. The algorithms used were decision tree, elastic net logistical regression, and random forest. </w:t>
      </w:r>
    </w:p>
    <w:p w14:paraId="71AE8AFB" w14:textId="64CFEA4C" w:rsidR="004113E9" w:rsidRDefault="00FF7BE6" w:rsidP="00FF7BE6">
      <w:pPr>
        <w:spacing w:line="480" w:lineRule="auto"/>
        <w:ind w:firstLine="720"/>
      </w:pPr>
      <w:r>
        <w:t xml:space="preserve">Firstly, </w:t>
      </w:r>
      <w:r w:rsidRPr="00FF7BE6">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w:t>
      </w:r>
      <w:r>
        <w:t xml:space="preserve"> In our case, I utilized a classification model where the decision variable is Categorical. </w:t>
      </w:r>
      <w:ins w:id="354" w:author="Sanne Smith" w:date="2021-05-09T10:29:00Z">
        <w:r w:rsidR="003E08EF">
          <w:t xml:space="preserve">Yes otherwise it would have been called a regression tree </w:t>
        </w:r>
      </w:ins>
      <w:r>
        <w:t>The tree is constructed through a process known as binary recursive partitioning which is an iterative process of splitting the data into partitions, and then splitting it up further on each of the branches. A pro of DTs is that, c</w:t>
      </w:r>
      <w:r w:rsidRPr="00FF7BE6">
        <w:t>ompared to other algorithms</w:t>
      </w:r>
      <w:r>
        <w:t>,</w:t>
      </w:r>
      <w:r w:rsidRPr="00FF7BE6">
        <w:t xml:space="preserve"> </w:t>
      </w:r>
      <w:r>
        <w:t>they require</w:t>
      </w:r>
      <w:r w:rsidRPr="00FF7BE6">
        <w:t xml:space="preserve"> less effort for data preparation during pre-processing.</w:t>
      </w:r>
      <w:r>
        <w:t xml:space="preserve"> It was a fairly quick process!</w:t>
      </w:r>
      <w:r w:rsidR="005E7F80">
        <w:t xml:space="preserve"> It’s also easy to interpret.</w:t>
      </w:r>
      <w:r>
        <w:t xml:space="preserve"> A con is that </w:t>
      </w:r>
      <w:r w:rsidR="007A5D2B">
        <w:t>a</w:t>
      </w:r>
      <w:r w:rsidRPr="00FF7BE6">
        <w:t xml:space="preserve"> small change in the data can cause a large change in the structure of the decision tree causing instability</w:t>
      </w:r>
      <w:r>
        <w:t xml:space="preserve"> and overfitting of the data. </w:t>
      </w:r>
      <w:ins w:id="355" w:author="Sanne Smith" w:date="2021-05-09T10:29:00Z">
        <w:r w:rsidR="003E08EF">
          <w:t xml:space="preserve"> Very nice to give this intuitive explanation to management. </w:t>
        </w:r>
      </w:ins>
    </w:p>
    <w:p w14:paraId="0A6A4E85" w14:textId="5507173B" w:rsidR="005E7F80" w:rsidRDefault="005E7F80" w:rsidP="005E7F80">
      <w:pPr>
        <w:spacing w:line="480" w:lineRule="auto"/>
        <w:ind w:firstLine="720"/>
      </w:pPr>
      <w:r>
        <w:lastRenderedPageBreak/>
        <w:t>Second, elastic net logistic regression is a type of regression model. The e</w:t>
      </w:r>
      <w:r w:rsidRPr="005E7F80">
        <w:t>lastic net regression combine</w:t>
      </w:r>
      <w:r>
        <w:t>s</w:t>
      </w:r>
      <w:r w:rsidRPr="005E7F80">
        <w:t xml:space="preserve"> L1 norms (LASSO) and L2 norms (ridge regression) into a penalized model for generalized linear regression. This gives it sparsity (L1) and robustness (L2) properties.</w:t>
      </w:r>
      <w:ins w:id="356" w:author="Sanne Smith" w:date="2021-05-09T10:30:00Z">
        <w:r w:rsidR="003E08EF">
          <w:t xml:space="preserve"> Might be good to be add a bit more explanation here </w:t>
        </w:r>
      </w:ins>
      <w:del w:id="357" w:author="Sanne Smith" w:date="2021-05-09T10:30:00Z">
        <w:r w:rsidDel="003E08EF">
          <w:delText xml:space="preserve"> </w:delText>
        </w:r>
      </w:del>
      <w:r>
        <w:t>It is</w:t>
      </w:r>
      <w:r w:rsidR="007A5D2B">
        <w:t xml:space="preserve"> a</w:t>
      </w:r>
      <w:r>
        <w:t xml:space="preserve"> reasonable algorithm—</w:t>
      </w:r>
      <w:r w:rsidRPr="005E7F80">
        <w:t xml:space="preserve"> </w:t>
      </w:r>
      <w:r>
        <w:t xml:space="preserve">the logistic regression doesn’t assume </w:t>
      </w:r>
      <w:r w:rsidR="007A5D2B">
        <w:t xml:space="preserve">a </w:t>
      </w:r>
      <w:r>
        <w:t>linear relationship between independent and dependent variables, and the latter do</w:t>
      </w:r>
      <w:r w:rsidR="007A5D2B">
        <w:t>esn’</w:t>
      </w:r>
      <w:r>
        <w:t>t need to be normally distributed. However, the elastic net is c</w:t>
      </w:r>
      <w:r w:rsidRPr="005E7F80">
        <w:t>omputationally more expensive than LASSO or Ridge.</w:t>
      </w:r>
      <w:r w:rsidR="007A5D2B">
        <w:t xml:space="preserve"> I also find the elastic net logistic regression harder to interpret than a decision tree.</w:t>
      </w:r>
    </w:p>
    <w:p w14:paraId="0DC14248" w14:textId="109DC799" w:rsidR="009E1C21" w:rsidRDefault="005E7F80" w:rsidP="005E7F80">
      <w:pPr>
        <w:spacing w:line="480" w:lineRule="auto"/>
        <w:ind w:firstLine="720"/>
      </w:pPr>
      <w:r>
        <w:t>Lastly, i</w:t>
      </w:r>
      <w:r w:rsidRPr="005E7F80">
        <w:t xml:space="preserve">nstead of relying upon one decision tree, the random forest takes the figure </w:t>
      </w:r>
      <w:r w:rsidR="009E1C21">
        <w:t xml:space="preserve">( a subset) </w:t>
      </w:r>
      <w:r w:rsidRPr="005E7F80">
        <w:t>from each tree</w:t>
      </w:r>
      <w:r w:rsidR="009E1C21">
        <w:t xml:space="preserve"> (the data) and resamples over and over again</w:t>
      </w:r>
      <w:r>
        <w:t>. Therefore, i</w:t>
      </w:r>
      <w:r w:rsidRPr="005E7F80">
        <w:t>t is a collection of decision trees that is seen as a whole, rather than individually.</w:t>
      </w:r>
      <w:r>
        <w:t xml:space="preserve"> </w:t>
      </w:r>
      <w:r w:rsidRPr="005E7F80">
        <w:t>The more noticeable number of trees in the forest prompts higher exactness and forestalls the issue of overfitting</w:t>
      </w:r>
      <w:r>
        <w:t>, which is a downfall of the decision tree.</w:t>
      </w:r>
      <w:ins w:id="358" w:author="Sanne Smith" w:date="2021-05-09T10:31:00Z">
        <w:r w:rsidR="003E08EF">
          <w:t xml:space="preserve"> What does this mean in your own words? </w:t>
        </w:r>
      </w:ins>
      <w:r>
        <w:t xml:space="preserve"> Nonetheless, </w:t>
      </w:r>
      <w:r w:rsidR="009E1C21">
        <w:t xml:space="preserve"> a</w:t>
      </w:r>
      <w:r w:rsidRPr="005E7F80">
        <w:t xml:space="preserve">Random Forest with large number of trees can make the </w:t>
      </w:r>
      <w:r w:rsidR="009E1C21">
        <w:t xml:space="preserve">processing </w:t>
      </w:r>
      <w:r w:rsidRPr="005E7F80">
        <w:t>slow and ineffective for real-time predictions</w:t>
      </w:r>
      <w:r>
        <w:t xml:space="preserve"> (mine was particularly slow!).</w:t>
      </w:r>
    </w:p>
    <w:p w14:paraId="69A212E7" w14:textId="0D2FF383" w:rsidR="005E7F80" w:rsidRDefault="005E7F80" w:rsidP="009E1C21">
      <w:pPr>
        <w:spacing w:line="480" w:lineRule="auto"/>
        <w:ind w:firstLine="720"/>
        <w:rPr>
          <w:ins w:id="359" w:author="Sanne Smith" w:date="2021-05-09T10:34:00Z"/>
        </w:rPr>
      </w:pPr>
      <w:r>
        <w:t xml:space="preserve"> </w:t>
      </w:r>
      <w:r w:rsidR="00BB0DCE">
        <w:t xml:space="preserve">It appears in all the models that highest level of education was the most important predictor in predicting whether someone would withdraw or complete the MOOC (vip code not included here, was run but not included in this Rmd). </w:t>
      </w:r>
      <w:ins w:id="360" w:author="Sanne Smith" w:date="2021-05-09T10:31:00Z">
        <w:r w:rsidR="003E08EF">
          <w:t xml:space="preserve">Why not included? </w:t>
        </w:r>
      </w:ins>
      <w:r w:rsidR="00BB0DCE">
        <w:t xml:space="preserve">Using the </w:t>
      </w:r>
      <w:del w:id="361" w:author="Sanne Smith" w:date="2021-05-09T10:31:00Z">
        <w:r w:rsidR="00BB0DCE" w:rsidDel="003E08EF">
          <w:delText xml:space="preserve">an </w:delText>
        </w:r>
      </w:del>
      <w:r w:rsidR="00BB0DCE">
        <w:t xml:space="preserve">ROC plot,  which is </w:t>
      </w:r>
      <w:r w:rsidR="00BB0DCE" w:rsidRPr="00BB0DCE">
        <w:t>a plot that illustrates the diagnostic ability of a binary classifier system as its discrimination threshold is varied</w:t>
      </w:r>
      <w:ins w:id="362" w:author="Sanne Smith" w:date="2021-05-09T10:31:00Z">
        <w:r w:rsidR="003E08EF">
          <w:t xml:space="preserve"> what doe sthat mean in your own words? </w:t>
        </w:r>
      </w:ins>
      <w:r w:rsidR="00BB0DCE">
        <w:t xml:space="preserve">, I found that all three algorithms had the same AUC (area under curve) value of ~.5. </w:t>
      </w:r>
      <w:r w:rsidR="00BB0DCE" w:rsidRPr="00BB0DCE">
        <w:t xml:space="preserve">When AUC is approximately 0.5, the model has no discrimination capacity to distinguish between </w:t>
      </w:r>
      <w:r w:rsidR="00BB0DCE" w:rsidRPr="00BB0DCE">
        <w:lastRenderedPageBreak/>
        <w:t>positive class and negative class.</w:t>
      </w:r>
      <w:r w:rsidR="00BB0DCE">
        <w:t xml:space="preserve"> Therefore, none of the models were great. However, the operating times were widely different. Given the difference in operating time, I suggest the decision tree, because d</w:t>
      </w:r>
      <w:r w:rsidR="00BB0DCE" w:rsidRPr="00BB0DCE">
        <w:t>ue to their branching structure, decision trees can easily model nonlinear relationships</w:t>
      </w:r>
      <w:r w:rsidR="00BB0DCE">
        <w:t xml:space="preserve">, as regressions </w:t>
      </w:r>
      <w:r w:rsidR="00BB0DCE" w:rsidRPr="00BB0DCE">
        <w:t>cannot easily express non-linear relationships.</w:t>
      </w:r>
      <w:r w:rsidR="00BB0DCE">
        <w:t xml:space="preserve"> </w:t>
      </w:r>
      <w:r w:rsidR="009E1C21" w:rsidRPr="009E1C21">
        <w:t>Decision Trees are non-linear classifiers; they do not require data to be linearly separable. Logistic Regression</w:t>
      </w:r>
      <w:r w:rsidR="009E1C21">
        <w:t xml:space="preserve"> wants data to be divided into two separate parts</w:t>
      </w:r>
      <w:r w:rsidR="009E1C21" w:rsidRPr="009E1C21">
        <w:t xml:space="preserve">. </w:t>
      </w:r>
      <w:r w:rsidR="009E1C21">
        <w:t>I wasn’t sure, so therefore, I think decision tree is the better option. Furthermore, e</w:t>
      </w:r>
      <w:r w:rsidR="00BB0DCE">
        <w:t>ven though the DT can be prone to overfitting, the random forest took ~30 minutes to run.</w:t>
      </w:r>
      <w:r w:rsidR="007A5D2B">
        <w:t xml:space="preserve"> The logistic regression was even quicker than the DT, but I worried I might not be capturing something I could be with the decision tree.</w:t>
      </w:r>
      <w:ins w:id="363" w:author="Sanne Smith" w:date="2021-05-09T10:32:00Z">
        <w:r w:rsidR="003E08EF">
          <w:t xml:space="preserve"> Like what? </w:t>
        </w:r>
      </w:ins>
      <w:r w:rsidR="00BB0DCE">
        <w:t xml:space="preserve"> The resampling nature of the </w:t>
      </w:r>
      <w:r w:rsidR="007A5D2B">
        <w:t>random forest</w:t>
      </w:r>
      <w:r w:rsidR="00BB0DCE">
        <w:t xml:space="preserve"> made it difficult for my computer to handle. The decision tree is a more time effective option. Conclusively, I think the best early warning system would </w:t>
      </w:r>
      <w:r w:rsidR="007A5D2B">
        <w:t xml:space="preserve">be a model that is time effective. </w:t>
      </w:r>
      <w:ins w:id="364" w:author="Sanne Smith" w:date="2021-05-09T10:32:00Z">
        <w:r w:rsidR="003E08EF">
          <w:t xml:space="preserve"> I appreciate that you’ve thought about comparing</w:t>
        </w:r>
      </w:ins>
      <w:ins w:id="365" w:author="Sanne Smith" w:date="2021-05-09T10:33:00Z">
        <w:r w:rsidR="003E08EF">
          <w:t xml:space="preserve"> the models in terms of their strengths and weaknesses, but I would disagree with you that it is time effectiveness we’re after. Yes, in case all models perform equally, then pick the easier and fastest one.  But if there are differences in performance, I’d go for the best performance model </w:t>
        </w:r>
      </w:ins>
      <w:ins w:id="366" w:author="Sanne Smith" w:date="2021-05-09T10:34:00Z">
        <w:r w:rsidR="003E08EF">
          <w:sym w:font="Wingdings" w:char="F04A"/>
        </w:r>
        <w:r w:rsidR="003E08EF">
          <w:t xml:space="preserve"> </w:t>
        </w:r>
      </w:ins>
    </w:p>
    <w:p w14:paraId="039D9CBE" w14:textId="012D0325" w:rsidR="003E08EF" w:rsidRDefault="003E08EF" w:rsidP="009E1C21">
      <w:pPr>
        <w:spacing w:line="480" w:lineRule="auto"/>
        <w:ind w:firstLine="720"/>
      </w:pPr>
      <w:ins w:id="367" w:author="Sanne Smith" w:date="2021-05-09T10:34:00Z">
        <w:r>
          <w:t>You’ve looked at the importance (and perhaps also the coefficients for the direction of effects) but I don’t see them. This would have been nice to include</w:t>
        </w:r>
      </w:ins>
    </w:p>
    <w:p w14:paraId="5016A888" w14:textId="77777777" w:rsidR="004113E9" w:rsidRDefault="00BB0DCE">
      <w:pPr>
        <w:pStyle w:val="Heading1"/>
      </w:pPr>
      <w:bookmarkStart w:id="368" w:name="your-suggestion"/>
      <w:r>
        <w:t>Your suggestion</w:t>
      </w:r>
      <w:bookmarkEnd w:id="368"/>
    </w:p>
    <w:p w14:paraId="104C523C" w14:textId="77777777" w:rsidR="004113E9" w:rsidRPr="007A5D2B" w:rsidRDefault="00BB0DCE">
      <w:pPr>
        <w:pStyle w:val="FirstParagraph"/>
        <w:rPr>
          <w:b/>
          <w:bCs/>
        </w:rPr>
      </w:pPr>
      <w:r w:rsidRPr="007A5D2B">
        <w:rPr>
          <w:b/>
          <w:bCs/>
        </w:rPr>
        <w:t>Pick one suggestion to improve the algorithm for an early warning system and incorporate it in your analysis. Evaluate if your suggestion was an improvement.</w:t>
      </w:r>
    </w:p>
    <w:p w14:paraId="5AFB7FB1" w14:textId="5B94BD36" w:rsidR="004113E9" w:rsidRDefault="00BB0DCE">
      <w:pPr>
        <w:pStyle w:val="SourceCode"/>
      </w:pPr>
      <w:r>
        <w:rPr>
          <w:rStyle w:val="CommentTok"/>
        </w:rPr>
        <w:t>#new vairables I want to add</w:t>
      </w:r>
      <w:r w:rsidR="00FF7BE6">
        <w:rPr>
          <w:rStyle w:val="CommentTok"/>
        </w:rPr>
        <w:t xml:space="preserve">: score </w:t>
      </w:r>
      <w:r>
        <w:br/>
      </w:r>
      <w:r>
        <w:rPr>
          <w:rStyle w:val="NormalTok"/>
        </w:rPr>
        <w:t>data2 &lt;-</w:t>
      </w:r>
      <w:r>
        <w:rPr>
          <w:rStyle w:val="StringTok"/>
        </w:rPr>
        <w:t xml:space="preserve"> </w:t>
      </w:r>
      <w:r>
        <w:rPr>
          <w:rStyle w:val="NormalTok"/>
        </w:rPr>
        <w:t xml:space="preserve">d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 (gender, final_result, disability, imd_band, highest_education, age_</w:t>
      </w:r>
      <w:r>
        <w:rPr>
          <w:rStyle w:val="NormalTok"/>
        </w:rPr>
        <w:lastRenderedPageBreak/>
        <w:t xml:space="preserve">band, score) </w:t>
      </w:r>
      <w:r>
        <w:br/>
      </w:r>
      <w:r>
        <w:br/>
      </w:r>
      <w:r>
        <w:br/>
      </w:r>
      <w:r>
        <w:br/>
      </w:r>
      <w:r>
        <w:rPr>
          <w:rStyle w:val="NormalTok"/>
        </w:rPr>
        <w:t>data2 &lt;-</w:t>
      </w:r>
      <w:r>
        <w:rPr>
          <w:rStyle w:val="StringTok"/>
        </w:rPr>
        <w:t xml:space="preserve"> </w:t>
      </w:r>
      <w:r>
        <w:rPr>
          <w:rStyle w:val="KeywordTok"/>
        </w:rPr>
        <w:t>na.omit</w:t>
      </w:r>
      <w:r>
        <w:rPr>
          <w:rStyle w:val="NormalTok"/>
        </w:rPr>
        <w:t>(data2)</w:t>
      </w:r>
      <w:ins w:id="369" w:author="Sanne Smith" w:date="2021-05-09T17:23:00Z">
        <w:r w:rsidR="00536E8A">
          <w:rPr>
            <w:rStyle w:val="NormalTok"/>
          </w:rPr>
          <w:t xml:space="preserve"> Yikes, you are throwing out people without a score! Those are likely a lot of withdrawn people. </w:t>
        </w:r>
      </w:ins>
      <w:r>
        <w:br/>
      </w:r>
      <w:r>
        <w:br/>
      </w:r>
      <w:r>
        <w:rPr>
          <w:rStyle w:val="KeywordTok"/>
        </w:rPr>
        <w:t>table</w:t>
      </w:r>
      <w:r>
        <w:rPr>
          <w:rStyle w:val="NormalTok"/>
        </w:rPr>
        <w:t>(data2</w:t>
      </w:r>
      <w:r>
        <w:rPr>
          <w:rStyle w:val="OperatorTok"/>
        </w:rPr>
        <w:t>$</w:t>
      </w:r>
      <w:r>
        <w:rPr>
          <w:rStyle w:val="NormalTok"/>
        </w:rPr>
        <w:t>imd_band)</w:t>
      </w:r>
    </w:p>
    <w:p w14:paraId="7D5E9678" w14:textId="77777777" w:rsidR="004113E9" w:rsidRDefault="00BB0DCE">
      <w:pPr>
        <w:pStyle w:val="SourceCode"/>
      </w:pPr>
      <w:r>
        <w:rPr>
          <w:rStyle w:val="VerbatimChar"/>
        </w:rPr>
        <w:t xml:space="preserve">## </w:t>
      </w:r>
      <w:r>
        <w:br/>
      </w:r>
      <w:r>
        <w:rPr>
          <w:rStyle w:val="VerbatimChar"/>
        </w:rPr>
        <w:t xml:space="preserve">##   0-10%   10-20  20-30%  30-40%  40-50%  50-60%  60-70%  70-80%  80-90% 90-100% </w:t>
      </w:r>
      <w:r>
        <w:br/>
      </w:r>
      <w:r>
        <w:rPr>
          <w:rStyle w:val="VerbatimChar"/>
        </w:rPr>
        <w:t>##   15249   16763   17482   19183   17037   16964   16148   16251   15837   15129</w:t>
      </w:r>
    </w:p>
    <w:p w14:paraId="30BF6C63" w14:textId="77777777" w:rsidR="004113E9" w:rsidRDefault="00BB0DCE">
      <w:pPr>
        <w:pStyle w:val="SourceCode"/>
      </w:pPr>
      <w:r>
        <w:rPr>
          <w:rStyle w:val="NormalTok"/>
        </w:rPr>
        <w:t>data2 &lt;-</w:t>
      </w:r>
      <w:r>
        <w:rPr>
          <w:rStyle w:val="StringTok"/>
        </w:rPr>
        <w:t xml:space="preserve"> </w:t>
      </w:r>
      <w:r>
        <w:rPr>
          <w:rStyle w:val="NormalTok"/>
        </w:rPr>
        <w:t xml:space="preserve">data2 </w:t>
      </w:r>
      <w:r>
        <w:rPr>
          <w:rStyle w:val="OperatorTok"/>
        </w:rPr>
        <w:t>%&gt;%</w:t>
      </w:r>
      <w:r>
        <w:br/>
      </w:r>
      <w:r>
        <w:rPr>
          <w:rStyle w:val="StringTok"/>
        </w:rPr>
        <w:t xml:space="preserve">  </w:t>
      </w:r>
      <w:r>
        <w:rPr>
          <w:rStyle w:val="KeywordTok"/>
        </w:rPr>
        <w:t>mutate</w:t>
      </w:r>
      <w:r>
        <w:rPr>
          <w:rStyle w:val="NormalTok"/>
        </w:rPr>
        <w:t>(</w:t>
      </w:r>
      <w:r>
        <w:rPr>
          <w:rStyle w:val="DataTypeTok"/>
        </w:rPr>
        <w:t>final_result =</w:t>
      </w:r>
      <w:r>
        <w:rPr>
          <w:rStyle w:val="NormalTok"/>
        </w:rPr>
        <w:t xml:space="preserve"> </w:t>
      </w:r>
      <w:r>
        <w:rPr>
          <w:rStyle w:val="KeywordTok"/>
        </w:rPr>
        <w:t>case_when</w:t>
      </w:r>
      <w:r>
        <w:rPr>
          <w:rStyle w:val="NormalTok"/>
        </w:rPr>
        <w:t>(</w:t>
      </w:r>
      <w:r>
        <w:br/>
      </w:r>
      <w:r>
        <w:rPr>
          <w:rStyle w:val="NormalTok"/>
        </w:rPr>
        <w:t xml:space="preserve">    final_result </w:t>
      </w:r>
      <w:r>
        <w:rPr>
          <w:rStyle w:val="OperatorTok"/>
        </w:rPr>
        <w:t>==</w:t>
      </w:r>
      <w:r>
        <w:rPr>
          <w:rStyle w:val="StringTok"/>
        </w:rPr>
        <w:t xml:space="preserve"> "Pass"</w:t>
      </w:r>
      <w:r>
        <w:rPr>
          <w:rStyle w:val="NormalTok"/>
        </w:rPr>
        <w:t xml:space="preserve"> </w:t>
      </w:r>
      <w:r>
        <w:rPr>
          <w:rStyle w:val="OperatorTok"/>
        </w:rPr>
        <w:t>~</w:t>
      </w:r>
      <w:r>
        <w:rPr>
          <w:rStyle w:val="StringTok"/>
        </w:rPr>
        <w:t xml:space="preserve"> "Completed"</w:t>
      </w:r>
      <w:r>
        <w:rPr>
          <w:rStyle w:val="NormalTok"/>
        </w:rPr>
        <w:t>,</w:t>
      </w:r>
      <w:r>
        <w:br/>
      </w:r>
      <w:r>
        <w:rPr>
          <w:rStyle w:val="NormalTok"/>
        </w:rPr>
        <w:t xml:space="preserve">    final_result </w:t>
      </w:r>
      <w:r>
        <w:rPr>
          <w:rStyle w:val="OperatorTok"/>
        </w:rPr>
        <w:t>==</w:t>
      </w:r>
      <w:r>
        <w:rPr>
          <w:rStyle w:val="StringTok"/>
        </w:rPr>
        <w:t xml:space="preserve"> "Fail"</w:t>
      </w:r>
      <w:r>
        <w:rPr>
          <w:rStyle w:val="NormalTok"/>
        </w:rPr>
        <w:t xml:space="preserve"> </w:t>
      </w:r>
      <w:r>
        <w:rPr>
          <w:rStyle w:val="OperatorTok"/>
        </w:rPr>
        <w:t>~</w:t>
      </w:r>
      <w:r>
        <w:rPr>
          <w:rStyle w:val="StringTok"/>
        </w:rPr>
        <w:t xml:space="preserve"> "Completed"</w:t>
      </w:r>
      <w:r>
        <w:rPr>
          <w:rStyle w:val="NormalTok"/>
        </w:rPr>
        <w:t>,</w:t>
      </w:r>
      <w:r>
        <w:br/>
      </w:r>
      <w:r>
        <w:rPr>
          <w:rStyle w:val="NormalTok"/>
        </w:rPr>
        <w:t xml:space="preserve">    final_result </w:t>
      </w:r>
      <w:r>
        <w:rPr>
          <w:rStyle w:val="OperatorTok"/>
        </w:rPr>
        <w:t>==</w:t>
      </w:r>
      <w:r>
        <w:rPr>
          <w:rStyle w:val="StringTok"/>
        </w:rPr>
        <w:t xml:space="preserve"> "Distinction"</w:t>
      </w:r>
      <w:r>
        <w:rPr>
          <w:rStyle w:val="NormalTok"/>
        </w:rPr>
        <w:t xml:space="preserve"> </w:t>
      </w:r>
      <w:r>
        <w:rPr>
          <w:rStyle w:val="OperatorTok"/>
        </w:rPr>
        <w:t>~</w:t>
      </w:r>
      <w:r>
        <w:rPr>
          <w:rStyle w:val="StringTok"/>
        </w:rPr>
        <w:t xml:space="preserve"> "Completed"</w:t>
      </w:r>
      <w:r>
        <w:rPr>
          <w:rStyle w:val="NormalTok"/>
        </w:rPr>
        <w:t xml:space="preserve">, </w:t>
      </w:r>
      <w:r>
        <w:br/>
      </w:r>
      <w:r>
        <w:rPr>
          <w:rStyle w:val="NormalTok"/>
        </w:rPr>
        <w:t xml:space="preserve">    final_result </w:t>
      </w:r>
      <w:r>
        <w:rPr>
          <w:rStyle w:val="OperatorTok"/>
        </w:rPr>
        <w:t>==</w:t>
      </w:r>
      <w:r>
        <w:rPr>
          <w:rStyle w:val="StringTok"/>
        </w:rPr>
        <w:t xml:space="preserve"> "Withdrawn"</w:t>
      </w:r>
      <w:r>
        <w:rPr>
          <w:rStyle w:val="NormalTok"/>
        </w:rPr>
        <w:t xml:space="preserve"> </w:t>
      </w:r>
      <w:r>
        <w:rPr>
          <w:rStyle w:val="OperatorTok"/>
        </w:rPr>
        <w:t>~</w:t>
      </w:r>
      <w:r>
        <w:rPr>
          <w:rStyle w:val="StringTok"/>
        </w:rPr>
        <w:t xml:space="preserve"> "Withdrew"</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imd_band =</w:t>
      </w:r>
      <w:r>
        <w:rPr>
          <w:rStyle w:val="NormalTok"/>
        </w:rPr>
        <w:t xml:space="preserve"> </w:t>
      </w:r>
      <w:r>
        <w:rPr>
          <w:rStyle w:val="KeywordTok"/>
        </w:rPr>
        <w:t>case_when</w:t>
      </w:r>
      <w:r>
        <w:rPr>
          <w:rStyle w:val="NormalTok"/>
        </w:rPr>
        <w:t>(</w:t>
      </w:r>
      <w:r>
        <w:br/>
      </w:r>
      <w:r>
        <w:rPr>
          <w:rStyle w:val="NormalTok"/>
        </w:rPr>
        <w:t xml:space="preserve">    imd_band </w:t>
      </w:r>
      <w:r>
        <w:rPr>
          <w:rStyle w:val="OperatorTok"/>
        </w:rPr>
        <w:t>==</w:t>
      </w:r>
      <w:r>
        <w:rPr>
          <w:rStyle w:val="StringTok"/>
        </w:rPr>
        <w:t xml:space="preserve"> "0-10%"</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br/>
      </w:r>
      <w:r>
        <w:rPr>
          <w:rStyle w:val="NormalTok"/>
        </w:rPr>
        <w:t xml:space="preserve">    imd_band </w:t>
      </w:r>
      <w:r>
        <w:rPr>
          <w:rStyle w:val="OperatorTok"/>
        </w:rPr>
        <w:t>==</w:t>
      </w:r>
      <w:r>
        <w:rPr>
          <w:rStyle w:val="StringTok"/>
        </w:rPr>
        <w:t xml:space="preserve"> "10-20"</w:t>
      </w:r>
      <w:r>
        <w:rPr>
          <w:rStyle w:val="NormalTok"/>
        </w:rPr>
        <w:t xml:space="preserve"> </w:t>
      </w:r>
      <w:r>
        <w:rPr>
          <w:rStyle w:val="OperatorTok"/>
        </w:rPr>
        <w:t>~</w:t>
      </w:r>
      <w:r>
        <w:rPr>
          <w:rStyle w:val="StringTok"/>
        </w:rPr>
        <w:t xml:space="preserve"> </w:t>
      </w:r>
      <w:r>
        <w:rPr>
          <w:rStyle w:val="DecValTok"/>
        </w:rPr>
        <w:t>2</w:t>
      </w:r>
      <w:r>
        <w:rPr>
          <w:rStyle w:val="NormalTok"/>
        </w:rPr>
        <w:t>,</w:t>
      </w:r>
      <w:r>
        <w:br/>
      </w:r>
      <w:r>
        <w:rPr>
          <w:rStyle w:val="NormalTok"/>
        </w:rPr>
        <w:t xml:space="preserve">    imd_band </w:t>
      </w:r>
      <w:r>
        <w:rPr>
          <w:rStyle w:val="OperatorTok"/>
        </w:rPr>
        <w:t>==</w:t>
      </w:r>
      <w:r>
        <w:rPr>
          <w:rStyle w:val="StringTok"/>
        </w:rPr>
        <w:t xml:space="preserve"> "20-30%"</w:t>
      </w:r>
      <w:r>
        <w:rPr>
          <w:rStyle w:val="NormalTok"/>
        </w:rPr>
        <w:t xml:space="preserve"> </w:t>
      </w:r>
      <w:r>
        <w:rPr>
          <w:rStyle w:val="OperatorTok"/>
        </w:rPr>
        <w:t>~</w:t>
      </w:r>
      <w:r>
        <w:rPr>
          <w:rStyle w:val="StringTok"/>
        </w:rPr>
        <w:t xml:space="preserve"> </w:t>
      </w:r>
      <w:r>
        <w:rPr>
          <w:rStyle w:val="DecValTok"/>
        </w:rPr>
        <w:t>3</w:t>
      </w:r>
      <w:r>
        <w:rPr>
          <w:rStyle w:val="NormalTok"/>
        </w:rPr>
        <w:t>,</w:t>
      </w:r>
      <w:r>
        <w:br/>
      </w:r>
      <w:r>
        <w:rPr>
          <w:rStyle w:val="NormalTok"/>
        </w:rPr>
        <w:t xml:space="preserve">    imd_band </w:t>
      </w:r>
      <w:r>
        <w:rPr>
          <w:rStyle w:val="OperatorTok"/>
        </w:rPr>
        <w:t>==</w:t>
      </w:r>
      <w:r>
        <w:rPr>
          <w:rStyle w:val="StringTok"/>
        </w:rPr>
        <w:t xml:space="preserve"> "30-40%"</w:t>
      </w:r>
      <w:r>
        <w:rPr>
          <w:rStyle w:val="NormalTok"/>
        </w:rPr>
        <w:t xml:space="preserve"> </w:t>
      </w:r>
      <w:r>
        <w:rPr>
          <w:rStyle w:val="OperatorTok"/>
        </w:rPr>
        <w:t>~</w:t>
      </w:r>
      <w:r>
        <w:rPr>
          <w:rStyle w:val="StringTok"/>
        </w:rPr>
        <w:t xml:space="preserve"> </w:t>
      </w:r>
      <w:r>
        <w:rPr>
          <w:rStyle w:val="DecValTok"/>
        </w:rPr>
        <w:t>4</w:t>
      </w:r>
      <w:r>
        <w:rPr>
          <w:rStyle w:val="NormalTok"/>
        </w:rPr>
        <w:t>,</w:t>
      </w:r>
      <w:r>
        <w:br/>
      </w:r>
      <w:r>
        <w:rPr>
          <w:rStyle w:val="NormalTok"/>
        </w:rPr>
        <w:t xml:space="preserve">    imd_band </w:t>
      </w:r>
      <w:r>
        <w:rPr>
          <w:rStyle w:val="OperatorTok"/>
        </w:rPr>
        <w:t>==</w:t>
      </w:r>
      <w:r>
        <w:rPr>
          <w:rStyle w:val="StringTok"/>
        </w:rPr>
        <w:t xml:space="preserve"> "40-50%"</w:t>
      </w:r>
      <w:r>
        <w:rPr>
          <w:rStyle w:val="NormalTok"/>
        </w:rPr>
        <w:t xml:space="preserve"> </w:t>
      </w:r>
      <w:r>
        <w:rPr>
          <w:rStyle w:val="OperatorTok"/>
        </w:rPr>
        <w:t>~</w:t>
      </w:r>
      <w:r>
        <w:rPr>
          <w:rStyle w:val="StringTok"/>
        </w:rPr>
        <w:t xml:space="preserve"> </w:t>
      </w:r>
      <w:r>
        <w:rPr>
          <w:rStyle w:val="DecValTok"/>
        </w:rPr>
        <w:t>5</w:t>
      </w:r>
      <w:r>
        <w:rPr>
          <w:rStyle w:val="NormalTok"/>
        </w:rPr>
        <w:t>,</w:t>
      </w:r>
      <w:r>
        <w:br/>
      </w:r>
      <w:r>
        <w:rPr>
          <w:rStyle w:val="NormalTok"/>
        </w:rPr>
        <w:t xml:space="preserve">    imd_band </w:t>
      </w:r>
      <w:r>
        <w:rPr>
          <w:rStyle w:val="OperatorTok"/>
        </w:rPr>
        <w:t>==</w:t>
      </w:r>
      <w:r>
        <w:rPr>
          <w:rStyle w:val="StringTok"/>
        </w:rPr>
        <w:t xml:space="preserve"> "50-60%"</w:t>
      </w:r>
      <w:r>
        <w:rPr>
          <w:rStyle w:val="NormalTok"/>
        </w:rPr>
        <w:t xml:space="preserve"> </w:t>
      </w:r>
      <w:r>
        <w:rPr>
          <w:rStyle w:val="OperatorTok"/>
        </w:rPr>
        <w:t>~</w:t>
      </w:r>
      <w:r>
        <w:rPr>
          <w:rStyle w:val="StringTok"/>
        </w:rPr>
        <w:t xml:space="preserve"> </w:t>
      </w:r>
      <w:r>
        <w:rPr>
          <w:rStyle w:val="DecValTok"/>
        </w:rPr>
        <w:t>6</w:t>
      </w:r>
      <w:r>
        <w:rPr>
          <w:rStyle w:val="NormalTok"/>
        </w:rPr>
        <w:t>,</w:t>
      </w:r>
      <w:r>
        <w:br/>
      </w:r>
      <w:r>
        <w:rPr>
          <w:rStyle w:val="NormalTok"/>
        </w:rPr>
        <w:t xml:space="preserve">    imd_band </w:t>
      </w:r>
      <w:r>
        <w:rPr>
          <w:rStyle w:val="OperatorTok"/>
        </w:rPr>
        <w:t>==</w:t>
      </w:r>
      <w:r>
        <w:rPr>
          <w:rStyle w:val="StringTok"/>
        </w:rPr>
        <w:t xml:space="preserve"> "60-70%"</w:t>
      </w:r>
      <w:r>
        <w:rPr>
          <w:rStyle w:val="NormalTok"/>
        </w:rPr>
        <w:t xml:space="preserve"> </w:t>
      </w:r>
      <w:r>
        <w:rPr>
          <w:rStyle w:val="OperatorTok"/>
        </w:rPr>
        <w:t>~</w:t>
      </w:r>
      <w:r>
        <w:rPr>
          <w:rStyle w:val="StringTok"/>
        </w:rPr>
        <w:t xml:space="preserve"> </w:t>
      </w:r>
      <w:r>
        <w:rPr>
          <w:rStyle w:val="DecValTok"/>
        </w:rPr>
        <w:t>7</w:t>
      </w:r>
      <w:r>
        <w:rPr>
          <w:rStyle w:val="NormalTok"/>
        </w:rPr>
        <w:t>,</w:t>
      </w:r>
      <w:r>
        <w:br/>
      </w:r>
      <w:r>
        <w:rPr>
          <w:rStyle w:val="NormalTok"/>
        </w:rPr>
        <w:t xml:space="preserve">    imd_band </w:t>
      </w:r>
      <w:r>
        <w:rPr>
          <w:rStyle w:val="OperatorTok"/>
        </w:rPr>
        <w:t>==</w:t>
      </w:r>
      <w:r>
        <w:rPr>
          <w:rStyle w:val="StringTok"/>
        </w:rPr>
        <w:t xml:space="preserve"> "70-80%"</w:t>
      </w:r>
      <w:r>
        <w:rPr>
          <w:rStyle w:val="NormalTok"/>
        </w:rPr>
        <w:t xml:space="preserve"> </w:t>
      </w:r>
      <w:r>
        <w:rPr>
          <w:rStyle w:val="OperatorTok"/>
        </w:rPr>
        <w:t>~</w:t>
      </w:r>
      <w:r>
        <w:rPr>
          <w:rStyle w:val="StringTok"/>
        </w:rPr>
        <w:t xml:space="preserve"> </w:t>
      </w:r>
      <w:r>
        <w:rPr>
          <w:rStyle w:val="DecValTok"/>
        </w:rPr>
        <w:t>8</w:t>
      </w:r>
      <w:r>
        <w:rPr>
          <w:rStyle w:val="NormalTok"/>
        </w:rPr>
        <w:t>,</w:t>
      </w:r>
      <w:r>
        <w:br/>
      </w:r>
      <w:r>
        <w:rPr>
          <w:rStyle w:val="NormalTok"/>
        </w:rPr>
        <w:t xml:space="preserve">    imd_band </w:t>
      </w:r>
      <w:r>
        <w:rPr>
          <w:rStyle w:val="OperatorTok"/>
        </w:rPr>
        <w:t>==</w:t>
      </w:r>
      <w:r>
        <w:rPr>
          <w:rStyle w:val="StringTok"/>
        </w:rPr>
        <w:t xml:space="preserve"> "80-90%"</w:t>
      </w:r>
      <w:r>
        <w:rPr>
          <w:rStyle w:val="NormalTok"/>
        </w:rPr>
        <w:t xml:space="preserve"> </w:t>
      </w:r>
      <w:r>
        <w:rPr>
          <w:rStyle w:val="OperatorTok"/>
        </w:rPr>
        <w:t>~</w:t>
      </w:r>
      <w:r>
        <w:rPr>
          <w:rStyle w:val="StringTok"/>
        </w:rPr>
        <w:t xml:space="preserve"> </w:t>
      </w:r>
      <w:r>
        <w:rPr>
          <w:rStyle w:val="DecValTok"/>
        </w:rPr>
        <w:t>9</w:t>
      </w:r>
      <w:r>
        <w:rPr>
          <w:rStyle w:val="NormalTok"/>
        </w:rPr>
        <w:t>,</w:t>
      </w:r>
      <w:r>
        <w:br/>
      </w:r>
      <w:r>
        <w:rPr>
          <w:rStyle w:val="NormalTok"/>
        </w:rPr>
        <w:t xml:space="preserve">    imd_band </w:t>
      </w:r>
      <w:r>
        <w:rPr>
          <w:rStyle w:val="OperatorTok"/>
        </w:rPr>
        <w:t>==</w:t>
      </w:r>
      <w:r>
        <w:rPr>
          <w:rStyle w:val="StringTok"/>
        </w:rPr>
        <w:t xml:space="preserve"> "90-100%"</w:t>
      </w:r>
      <w:r>
        <w:rPr>
          <w:rStyle w:val="NormalTok"/>
        </w:rPr>
        <w:t xml:space="preserve"> </w:t>
      </w:r>
      <w:r>
        <w:rPr>
          <w:rStyle w:val="OperatorTok"/>
        </w:rPr>
        <w:t>~</w:t>
      </w:r>
      <w:r>
        <w:rPr>
          <w:rStyle w:val="StringTok"/>
        </w:rPr>
        <w:t xml:space="preserve"> </w:t>
      </w:r>
      <w:r>
        <w:rPr>
          <w:rStyle w:val="DecValTok"/>
        </w:rPr>
        <w:t>10</w:t>
      </w:r>
      <w:r>
        <w:rPr>
          <w:rStyle w:val="NormalTok"/>
        </w:rPr>
        <w:t>,</w:t>
      </w:r>
      <w:r>
        <w:br/>
      </w:r>
      <w:r>
        <w:rPr>
          <w:rStyle w:val="NormalTok"/>
        </w:rPr>
        <w:t xml:space="preserve">  )) </w:t>
      </w:r>
      <w:r>
        <w:br/>
      </w:r>
      <w:r>
        <w:br/>
      </w:r>
      <w:r>
        <w:br/>
      </w:r>
      <w:r>
        <w:rPr>
          <w:rStyle w:val="CommentTok"/>
        </w:rPr>
        <w:t>#create your training and testing data</w:t>
      </w:r>
      <w:r>
        <w:br/>
      </w:r>
      <w:r>
        <w:rPr>
          <w:rStyle w:val="KeywordTok"/>
        </w:rPr>
        <w:t>set.seed</w:t>
      </w:r>
      <w:r>
        <w:rPr>
          <w:rStyle w:val="NormalTok"/>
        </w:rPr>
        <w:t>(</w:t>
      </w:r>
      <w:r>
        <w:rPr>
          <w:rStyle w:val="DecValTok"/>
        </w:rPr>
        <w:t>1234</w:t>
      </w:r>
      <w:r>
        <w:rPr>
          <w:rStyle w:val="NormalTok"/>
        </w:rPr>
        <w:t>)</w:t>
      </w:r>
      <w:r>
        <w:br/>
      </w:r>
      <w:r>
        <w:rPr>
          <w:rStyle w:val="NormalTok"/>
        </w:rPr>
        <w:t>d_split2 &lt;-</w:t>
      </w:r>
      <w:r>
        <w:rPr>
          <w:rStyle w:val="StringTok"/>
        </w:rPr>
        <w:t xml:space="preserve"> </w:t>
      </w:r>
      <w:r>
        <w:br/>
      </w:r>
      <w:r>
        <w:rPr>
          <w:rStyle w:val="StringTok"/>
        </w:rPr>
        <w:t xml:space="preserve">  </w:t>
      </w:r>
      <w:r>
        <w:rPr>
          <w:rStyle w:val="KeywordTok"/>
        </w:rPr>
        <w:t>initial_split</w:t>
      </w:r>
      <w:r>
        <w:rPr>
          <w:rStyle w:val="NormalTok"/>
        </w:rPr>
        <w:t xml:space="preserve">(data2, </w:t>
      </w:r>
      <w:r>
        <w:br/>
      </w:r>
      <w:r>
        <w:rPr>
          <w:rStyle w:val="NormalTok"/>
        </w:rPr>
        <w:t xml:space="preserve">                </w:t>
      </w:r>
      <w:r>
        <w:rPr>
          <w:rStyle w:val="DataTypeTok"/>
        </w:rPr>
        <w:t>prop =</w:t>
      </w:r>
      <w:r>
        <w:rPr>
          <w:rStyle w:val="NormalTok"/>
        </w:rPr>
        <w:t xml:space="preserve"> </w:t>
      </w:r>
      <w:r>
        <w:rPr>
          <w:rStyle w:val="FloatTok"/>
        </w:rPr>
        <w:t>.8</w:t>
      </w:r>
      <w:r>
        <w:rPr>
          <w:rStyle w:val="NormalTok"/>
        </w:rPr>
        <w:t xml:space="preserve">, </w:t>
      </w:r>
      <w:r>
        <w:br/>
      </w:r>
      <w:r>
        <w:rPr>
          <w:rStyle w:val="NormalTok"/>
        </w:rPr>
        <w:t xml:space="preserve">                </w:t>
      </w:r>
      <w:r>
        <w:rPr>
          <w:rStyle w:val="DataTypeTok"/>
        </w:rPr>
        <w:t>strata =</w:t>
      </w:r>
      <w:r>
        <w:rPr>
          <w:rStyle w:val="NormalTok"/>
        </w:rPr>
        <w:t xml:space="preserve"> final_result)</w:t>
      </w:r>
      <w:r>
        <w:br/>
      </w:r>
      <w:r>
        <w:br/>
      </w:r>
      <w:r>
        <w:rPr>
          <w:rStyle w:val="CommentTok"/>
        </w:rPr>
        <w:t>#training</w:t>
      </w:r>
      <w:r>
        <w:br/>
      </w:r>
      <w:r>
        <w:rPr>
          <w:rStyle w:val="NormalTok"/>
        </w:rPr>
        <w:t>d_train2 &lt;-</w:t>
      </w:r>
      <w:r>
        <w:rPr>
          <w:rStyle w:val="StringTok"/>
        </w:rPr>
        <w:t xml:space="preserve"> </w:t>
      </w:r>
      <w:r>
        <w:br/>
      </w:r>
      <w:r>
        <w:rPr>
          <w:rStyle w:val="StringTok"/>
        </w:rPr>
        <w:t xml:space="preserve">  </w:t>
      </w:r>
      <w:r>
        <w:rPr>
          <w:rStyle w:val="KeywordTok"/>
        </w:rPr>
        <w:t>training</w:t>
      </w:r>
      <w:r>
        <w:rPr>
          <w:rStyle w:val="NormalTok"/>
        </w:rPr>
        <w:t>(d_split2)</w:t>
      </w:r>
      <w:r>
        <w:br/>
      </w:r>
      <w:r>
        <w:br/>
      </w:r>
      <w:r>
        <w:rPr>
          <w:rStyle w:val="CommentTok"/>
        </w:rPr>
        <w:t>#testing</w:t>
      </w:r>
      <w:r>
        <w:br/>
      </w:r>
      <w:r>
        <w:rPr>
          <w:rStyle w:val="NormalTok"/>
        </w:rPr>
        <w:t>d_test2 &lt;-</w:t>
      </w:r>
      <w:r>
        <w:br/>
      </w:r>
      <w:r>
        <w:rPr>
          <w:rStyle w:val="StringTok"/>
        </w:rPr>
        <w:t xml:space="preserve">  </w:t>
      </w:r>
      <w:r>
        <w:rPr>
          <w:rStyle w:val="KeywordTok"/>
        </w:rPr>
        <w:t>testing</w:t>
      </w:r>
      <w:r>
        <w:rPr>
          <w:rStyle w:val="NormalTok"/>
        </w:rPr>
        <w:t>(d_split2)</w:t>
      </w:r>
      <w:r>
        <w:br/>
      </w:r>
      <w:r>
        <w:lastRenderedPageBreak/>
        <w:br/>
      </w:r>
      <w:r>
        <w:rPr>
          <w:rStyle w:val="CommentTok"/>
        </w:rPr>
        <w:t># Logistic regression with regularization</w:t>
      </w:r>
      <w:r>
        <w:br/>
      </w:r>
      <w:r>
        <w:rPr>
          <w:rStyle w:val="NormalTok"/>
        </w:rPr>
        <w:t>regularization_model2 &lt;-</w:t>
      </w:r>
      <w:r>
        <w:rPr>
          <w:rStyle w:val="StringTok"/>
        </w:rPr>
        <w:t xml:space="preserve"> </w:t>
      </w:r>
      <w:r>
        <w:br/>
      </w:r>
      <w:r>
        <w:rPr>
          <w:rStyle w:val="StringTok"/>
        </w:rPr>
        <w:t xml:space="preserve">  </w:t>
      </w:r>
      <w:r>
        <w:rPr>
          <w:rStyle w:val="KeywordTok"/>
        </w:rPr>
        <w:t>logistic_reg</w:t>
      </w:r>
      <w:r>
        <w:rPr>
          <w:rStyle w:val="NormalTok"/>
        </w:rPr>
        <w:t>(</w:t>
      </w:r>
      <w:r>
        <w:rPr>
          <w:rStyle w:val="DataTypeTok"/>
        </w:rPr>
        <w:t>penalty =</w:t>
      </w:r>
      <w:r>
        <w:rPr>
          <w:rStyle w:val="NormalTok"/>
        </w:rPr>
        <w:t xml:space="preserve"> </w:t>
      </w:r>
      <w:r>
        <w:rPr>
          <w:rStyle w:val="KeywordTok"/>
        </w:rPr>
        <w:t>tune</w:t>
      </w:r>
      <w:r>
        <w:rPr>
          <w:rStyle w:val="NormalTok"/>
        </w:rPr>
        <w:t xml:space="preserve">(), </w:t>
      </w:r>
      <w:r>
        <w:br/>
      </w:r>
      <w:r>
        <w:rPr>
          <w:rStyle w:val="NormalTok"/>
        </w:rPr>
        <w:t xml:space="preserve">               </w:t>
      </w:r>
      <w:r>
        <w:rPr>
          <w:rStyle w:val="DataTypeTok"/>
        </w:rPr>
        <w:t>mixture =</w:t>
      </w:r>
      <w:r>
        <w:rPr>
          <w:rStyle w:val="NormalTok"/>
        </w:rPr>
        <w:t xml:space="preserve"> </w:t>
      </w:r>
      <w:r>
        <w:rPr>
          <w:rStyle w:val="KeywordTok"/>
        </w:rPr>
        <w:t>tune</w:t>
      </w:r>
      <w:r>
        <w:rPr>
          <w:rStyle w:val="NormalTok"/>
        </w:rPr>
        <w:t xml:space="preserve">()) </w:t>
      </w:r>
      <w:r>
        <w:rPr>
          <w:rStyle w:val="OperatorTok"/>
        </w:rPr>
        <w:t>%&gt;%</w:t>
      </w:r>
      <w:r>
        <w:br/>
      </w:r>
      <w:r>
        <w:rPr>
          <w:rStyle w:val="StringTok"/>
        </w:rPr>
        <w:t xml:space="preserve">  </w:t>
      </w:r>
      <w:r>
        <w:rPr>
          <w:rStyle w:val="KeywordTok"/>
        </w:rPr>
        <w:t>set_engine</w:t>
      </w:r>
      <w:r>
        <w:rPr>
          <w:rStyle w:val="NormalTok"/>
        </w:rPr>
        <w:t>(</w:t>
      </w:r>
      <w:r>
        <w:rPr>
          <w:rStyle w:val="StringTok"/>
        </w:rPr>
        <w:t>'glmnet'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set_mode</w:t>
      </w:r>
      <w:r>
        <w:rPr>
          <w:rStyle w:val="NormalTok"/>
        </w:rPr>
        <w:t>(</w:t>
      </w:r>
      <w:r>
        <w:rPr>
          <w:rStyle w:val="StringTok"/>
        </w:rPr>
        <w:t>'classification'</w:t>
      </w:r>
      <w:r>
        <w:rPr>
          <w:rStyle w:val="NormalTok"/>
        </w:rPr>
        <w:t>)</w:t>
      </w:r>
      <w:r>
        <w:br/>
      </w:r>
      <w:r>
        <w:br/>
      </w:r>
      <w:r>
        <w:rPr>
          <w:rStyle w:val="KeywordTok"/>
        </w:rPr>
        <w:t>class</w:t>
      </w:r>
      <w:r>
        <w:rPr>
          <w:rStyle w:val="NormalTok"/>
        </w:rPr>
        <w:t>(data2</w:t>
      </w:r>
      <w:r>
        <w:rPr>
          <w:rStyle w:val="OperatorTok"/>
        </w:rPr>
        <w:t>$</w:t>
      </w:r>
      <w:r>
        <w:rPr>
          <w:rStyle w:val="NormalTok"/>
        </w:rPr>
        <w:t>num_of_prev_attempts)</w:t>
      </w:r>
    </w:p>
    <w:p w14:paraId="3AADCFEE" w14:textId="77777777" w:rsidR="004113E9" w:rsidRDefault="00BB0DCE">
      <w:pPr>
        <w:pStyle w:val="SourceCode"/>
      </w:pPr>
      <w:r>
        <w:rPr>
          <w:rStyle w:val="VerbatimChar"/>
        </w:rPr>
        <w:t>## Warning: Unknown or uninitialised column: `num_of_prev_attempts`.</w:t>
      </w:r>
    </w:p>
    <w:p w14:paraId="390EBF9E" w14:textId="77777777" w:rsidR="004113E9" w:rsidRDefault="00BB0DCE">
      <w:pPr>
        <w:pStyle w:val="SourceCode"/>
      </w:pPr>
      <w:r>
        <w:rPr>
          <w:rStyle w:val="VerbatimChar"/>
        </w:rPr>
        <w:t>## [1] "NULL"</w:t>
      </w:r>
    </w:p>
    <w:p w14:paraId="05D9E84B" w14:textId="77777777" w:rsidR="004113E9" w:rsidRDefault="00BB0DCE">
      <w:pPr>
        <w:pStyle w:val="SourceCode"/>
      </w:pPr>
      <w:r>
        <w:rPr>
          <w:rStyle w:val="KeywordTok"/>
        </w:rPr>
        <w:t>table</w:t>
      </w:r>
      <w:r>
        <w:rPr>
          <w:rStyle w:val="NormalTok"/>
        </w:rPr>
        <w:t>(data2</w:t>
      </w:r>
      <w:r>
        <w:rPr>
          <w:rStyle w:val="OperatorTok"/>
        </w:rPr>
        <w:t>$</w:t>
      </w:r>
      <w:r>
        <w:rPr>
          <w:rStyle w:val="NormalTok"/>
        </w:rPr>
        <w:t>num_of_prev_attempts)</w:t>
      </w:r>
    </w:p>
    <w:p w14:paraId="13B13B33" w14:textId="77777777" w:rsidR="004113E9" w:rsidRDefault="00BB0DCE">
      <w:pPr>
        <w:pStyle w:val="SourceCode"/>
      </w:pPr>
      <w:r>
        <w:rPr>
          <w:rStyle w:val="VerbatimChar"/>
        </w:rPr>
        <w:t>## Warning: Unknown or uninitialised column: `num_of_prev_attempts`.</w:t>
      </w:r>
    </w:p>
    <w:p w14:paraId="1138BE9D" w14:textId="77777777" w:rsidR="004113E9" w:rsidRDefault="00BB0DCE">
      <w:pPr>
        <w:pStyle w:val="SourceCode"/>
      </w:pPr>
      <w:r>
        <w:rPr>
          <w:rStyle w:val="VerbatimChar"/>
        </w:rPr>
        <w:t>## &lt; table of extent 0 &gt;</w:t>
      </w:r>
    </w:p>
    <w:p w14:paraId="48F55185" w14:textId="77777777" w:rsidR="004113E9" w:rsidRDefault="00BB0DCE">
      <w:pPr>
        <w:pStyle w:val="SourceCode"/>
      </w:pPr>
      <w:r>
        <w:rPr>
          <w:rStyle w:val="NormalTok"/>
        </w:rPr>
        <w:t>d_recipe2 &lt;-</w:t>
      </w:r>
      <w:r>
        <w:rPr>
          <w:rStyle w:val="StringTok"/>
        </w:rPr>
        <w:t xml:space="preserve"> </w:t>
      </w:r>
      <w:r>
        <w:br/>
      </w:r>
      <w:r>
        <w:rPr>
          <w:rStyle w:val="StringTok"/>
        </w:rPr>
        <w:t xml:space="preserve">  </w:t>
      </w:r>
      <w:r>
        <w:rPr>
          <w:rStyle w:val="KeywordTok"/>
        </w:rPr>
        <w:t>recipe</w:t>
      </w:r>
      <w:r>
        <w:rPr>
          <w:rStyle w:val="NormalTok"/>
        </w:rPr>
        <w:t xml:space="preserve">(final_result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d_train2) </w:t>
      </w:r>
      <w:r>
        <w:rPr>
          <w:rStyle w:val="OperatorTok"/>
        </w:rPr>
        <w:t>%&gt;%</w:t>
      </w:r>
      <w:r>
        <w:rPr>
          <w:rStyle w:val="StringTok"/>
        </w:rPr>
        <w:t xml:space="preserve"> </w:t>
      </w:r>
      <w:r>
        <w:br/>
      </w:r>
      <w:r>
        <w:rPr>
          <w:rStyle w:val="StringTok"/>
        </w:rPr>
        <w:t xml:space="preserve">  </w:t>
      </w:r>
      <w:r>
        <w:rPr>
          <w:rStyle w:val="KeywordTok"/>
        </w:rPr>
        <w:t>step_normalize</w:t>
      </w:r>
      <w:r>
        <w:rPr>
          <w:rStyle w:val="NormalTok"/>
        </w:rPr>
        <w:t xml:space="preserve">(imd_band, score) </w:t>
      </w:r>
      <w:r>
        <w:rPr>
          <w:rStyle w:val="OperatorTok"/>
        </w:rPr>
        <w:t>%&gt;%</w:t>
      </w:r>
      <w:r>
        <w:rPr>
          <w:rStyle w:val="StringTok"/>
        </w:rPr>
        <w:t xml:space="preserve"> </w:t>
      </w:r>
      <w:r>
        <w:br/>
      </w:r>
      <w:r>
        <w:rPr>
          <w:rStyle w:val="StringTok"/>
        </w:rPr>
        <w:t xml:space="preserve">  </w:t>
      </w:r>
      <w:r>
        <w:rPr>
          <w:rStyle w:val="KeywordTok"/>
        </w:rPr>
        <w:t>step_string2factor</w:t>
      </w:r>
      <w:r>
        <w:rPr>
          <w:rStyle w:val="NormalTok"/>
        </w:rPr>
        <w:t xml:space="preserve">(final_result, age_band, highest_education, gender, disability) </w:t>
      </w:r>
      <w:r>
        <w:rPr>
          <w:rStyle w:val="OperatorTok"/>
        </w:rPr>
        <w:t>%&gt;%</w:t>
      </w:r>
      <w:r>
        <w:rPr>
          <w:rStyle w:val="StringTok"/>
        </w:rPr>
        <w:t xml:space="preserve"> </w:t>
      </w:r>
      <w:r>
        <w:br/>
      </w:r>
      <w:r>
        <w:rPr>
          <w:rStyle w:val="StringTok"/>
        </w:rPr>
        <w:t xml:space="preserve">  </w:t>
      </w:r>
      <w:r>
        <w:rPr>
          <w:rStyle w:val="KeywordTok"/>
        </w:rPr>
        <w:t>step_dummy</w:t>
      </w:r>
      <w:r>
        <w:rPr>
          <w:rStyle w:val="NormalTok"/>
        </w:rPr>
        <w:t>(age_band, highest_education, gender, disability)</w:t>
      </w:r>
      <w:r>
        <w:br/>
      </w:r>
      <w:r>
        <w:rPr>
          <w:rStyle w:val="NormalTok"/>
        </w:rPr>
        <w:t>d_recipe2</w:t>
      </w:r>
    </w:p>
    <w:p w14:paraId="064535E9" w14:textId="77777777" w:rsidR="004113E9" w:rsidRDefault="00BB0DCE">
      <w:pPr>
        <w:pStyle w:val="SourceCode"/>
      </w:pPr>
      <w:r>
        <w:rPr>
          <w:rStyle w:val="VerbatimChar"/>
        </w:rPr>
        <w:t>## Data Recipe</w:t>
      </w:r>
      <w:r>
        <w:br/>
      </w:r>
      <w:r>
        <w:rPr>
          <w:rStyle w:val="VerbatimChar"/>
        </w:rPr>
        <w:t xml:space="preserve">## </w:t>
      </w:r>
      <w:r>
        <w:br/>
      </w:r>
      <w:r>
        <w:rPr>
          <w:rStyle w:val="VerbatimChar"/>
        </w:rPr>
        <w:t>## Inputs:</w:t>
      </w:r>
      <w:r>
        <w:br/>
      </w:r>
      <w:r>
        <w:rPr>
          <w:rStyle w:val="VerbatimChar"/>
        </w:rPr>
        <w:t xml:space="preserve">## </w:t>
      </w:r>
      <w:r>
        <w:br/>
      </w:r>
      <w:r>
        <w:rPr>
          <w:rStyle w:val="VerbatimChar"/>
        </w:rPr>
        <w:t>##       role #variables</w:t>
      </w:r>
      <w:r>
        <w:br/>
      </w:r>
      <w:r>
        <w:rPr>
          <w:rStyle w:val="VerbatimChar"/>
        </w:rPr>
        <w:t>##    outcome          1</w:t>
      </w:r>
      <w:r>
        <w:br/>
      </w:r>
      <w:r>
        <w:rPr>
          <w:rStyle w:val="VerbatimChar"/>
        </w:rPr>
        <w:t>##  predictor          6</w:t>
      </w:r>
      <w:r>
        <w:br/>
      </w:r>
      <w:r>
        <w:rPr>
          <w:rStyle w:val="VerbatimChar"/>
        </w:rPr>
        <w:t xml:space="preserve">## </w:t>
      </w:r>
      <w:r>
        <w:br/>
      </w:r>
      <w:r>
        <w:rPr>
          <w:rStyle w:val="VerbatimChar"/>
        </w:rPr>
        <w:t>## Operations:</w:t>
      </w:r>
      <w:r>
        <w:br/>
      </w:r>
      <w:r>
        <w:rPr>
          <w:rStyle w:val="VerbatimChar"/>
        </w:rPr>
        <w:t xml:space="preserve">## </w:t>
      </w:r>
      <w:r>
        <w:br/>
      </w:r>
      <w:r>
        <w:rPr>
          <w:rStyle w:val="VerbatimChar"/>
        </w:rPr>
        <w:t>## Centering and scaling for imd_band, score</w:t>
      </w:r>
      <w:r>
        <w:br/>
      </w:r>
      <w:r>
        <w:rPr>
          <w:rStyle w:val="VerbatimChar"/>
        </w:rPr>
        <w:t>## Factor variables from final_result, age_band, ...</w:t>
      </w:r>
      <w:r>
        <w:br/>
      </w:r>
      <w:r>
        <w:rPr>
          <w:rStyle w:val="VerbatimChar"/>
        </w:rPr>
        <w:t>## Dummy variables from age_band, highest_education, gender, disability</w:t>
      </w:r>
    </w:p>
    <w:p w14:paraId="2831CFE9" w14:textId="77777777" w:rsidR="004113E9" w:rsidRDefault="00BB0DCE">
      <w:pPr>
        <w:pStyle w:val="SourceCode"/>
      </w:pPr>
      <w:r>
        <w:rPr>
          <w:rStyle w:val="CommentTok"/>
        </w:rPr>
        <w:t># Regularization</w:t>
      </w:r>
      <w:r>
        <w:br/>
      </w:r>
      <w:r>
        <w:rPr>
          <w:rStyle w:val="NormalTok"/>
        </w:rPr>
        <w:t>reg_grid2 &lt;-</w:t>
      </w:r>
      <w:r>
        <w:rPr>
          <w:rStyle w:val="StringTok"/>
        </w:rPr>
        <w:t xml:space="preserve"> </w:t>
      </w:r>
      <w:r>
        <w:br/>
      </w:r>
      <w:r>
        <w:rPr>
          <w:rStyle w:val="StringTok"/>
        </w:rPr>
        <w:t xml:space="preserve">  </w:t>
      </w:r>
      <w:r>
        <w:rPr>
          <w:rStyle w:val="KeywordTok"/>
        </w:rPr>
        <w:t>grid_regular</w:t>
      </w:r>
      <w:r>
        <w:rPr>
          <w:rStyle w:val="NormalTok"/>
        </w:rPr>
        <w:t>(</w:t>
      </w:r>
      <w:r>
        <w:rPr>
          <w:rStyle w:val="KeywordTok"/>
        </w:rPr>
        <w:t>penalty</w:t>
      </w:r>
      <w:r>
        <w:rPr>
          <w:rStyle w:val="NormalTok"/>
        </w:rPr>
        <w:t>(),</w:t>
      </w:r>
      <w:r>
        <w:br/>
      </w:r>
      <w:r>
        <w:rPr>
          <w:rStyle w:val="NormalTok"/>
        </w:rPr>
        <w:t xml:space="preserve">               </w:t>
      </w:r>
      <w:r>
        <w:rPr>
          <w:rStyle w:val="KeywordTok"/>
        </w:rPr>
        <w:t>mixture</w:t>
      </w:r>
      <w:r>
        <w:rPr>
          <w:rStyle w:val="NormalTok"/>
        </w:rPr>
        <w:t>(),</w:t>
      </w:r>
      <w:r>
        <w:br/>
      </w:r>
      <w:r>
        <w:rPr>
          <w:rStyle w:val="NormalTok"/>
        </w:rPr>
        <w:t xml:space="preserve">               </w:t>
      </w:r>
      <w:r>
        <w:rPr>
          <w:rStyle w:val="DataTypeTok"/>
        </w:rPr>
        <w:t>levels =</w:t>
      </w:r>
      <w:r>
        <w:rPr>
          <w:rStyle w:val="NormalTok"/>
        </w:rPr>
        <w:t xml:space="preserve"> </w:t>
      </w:r>
      <w:r>
        <w:rPr>
          <w:rStyle w:val="DecValTok"/>
        </w:rPr>
        <w:t>5</w:t>
      </w:r>
      <w:r>
        <w:rPr>
          <w:rStyle w:val="NormalTok"/>
        </w:rPr>
        <w:t>)</w:t>
      </w:r>
      <w:r>
        <w:br/>
      </w:r>
      <w:r>
        <w:rPr>
          <w:rStyle w:val="NormalTok"/>
        </w:rPr>
        <w:t>reg_grid2</w:t>
      </w:r>
    </w:p>
    <w:p w14:paraId="1A01F430" w14:textId="77777777" w:rsidR="004113E9" w:rsidRDefault="00BB0DCE">
      <w:pPr>
        <w:pStyle w:val="SourceCode"/>
      </w:pPr>
      <w:r>
        <w:rPr>
          <w:rStyle w:val="VerbatimChar"/>
        </w:rPr>
        <w:t>## # A tibble: 25 x 2</w:t>
      </w:r>
      <w:r>
        <w:br/>
      </w:r>
      <w:r>
        <w:rPr>
          <w:rStyle w:val="VerbatimChar"/>
        </w:rPr>
        <w:t>##         penalty mixture</w:t>
      </w:r>
      <w:r>
        <w:br/>
      </w:r>
      <w:r>
        <w:rPr>
          <w:rStyle w:val="VerbatimChar"/>
        </w:rPr>
        <w:lastRenderedPageBreak/>
        <w:t>##           &lt;dbl&gt;   &lt;dbl&gt;</w:t>
      </w:r>
      <w:r>
        <w:br/>
      </w:r>
      <w:r>
        <w:rPr>
          <w:rStyle w:val="VerbatimChar"/>
        </w:rPr>
        <w:t xml:space="preserve">##  1 0.0000000001    0   </w:t>
      </w:r>
      <w:r>
        <w:br/>
      </w:r>
      <w:r>
        <w:rPr>
          <w:rStyle w:val="VerbatimChar"/>
        </w:rPr>
        <w:t xml:space="preserve">##  2 0.0000000316    0   </w:t>
      </w:r>
      <w:r>
        <w:br/>
      </w:r>
      <w:r>
        <w:rPr>
          <w:rStyle w:val="VerbatimChar"/>
        </w:rPr>
        <w:t xml:space="preserve">##  3 0.00001         0   </w:t>
      </w:r>
      <w:r>
        <w:br/>
      </w:r>
      <w:r>
        <w:rPr>
          <w:rStyle w:val="VerbatimChar"/>
        </w:rPr>
        <w:t xml:space="preserve">##  4 0.00316         0   </w:t>
      </w:r>
      <w:r>
        <w:br/>
      </w:r>
      <w:r>
        <w:rPr>
          <w:rStyle w:val="VerbatimChar"/>
        </w:rPr>
        <w:t xml:space="preserve">##  5 1               0   </w:t>
      </w:r>
      <w:r>
        <w:br/>
      </w:r>
      <w:r>
        <w:rPr>
          <w:rStyle w:val="VerbatimChar"/>
        </w:rPr>
        <w:t>##  6 0.0000000001    0.25</w:t>
      </w:r>
      <w:r>
        <w:br/>
      </w:r>
      <w:r>
        <w:rPr>
          <w:rStyle w:val="VerbatimChar"/>
        </w:rPr>
        <w:t>##  7 0.0000000316    0.25</w:t>
      </w:r>
      <w:r>
        <w:br/>
      </w:r>
      <w:r>
        <w:rPr>
          <w:rStyle w:val="VerbatimChar"/>
        </w:rPr>
        <w:t>##  8 0.00001         0.25</w:t>
      </w:r>
      <w:r>
        <w:br/>
      </w:r>
      <w:r>
        <w:rPr>
          <w:rStyle w:val="VerbatimChar"/>
        </w:rPr>
        <w:t>##  9 0.00316         0.25</w:t>
      </w:r>
      <w:r>
        <w:br/>
      </w:r>
      <w:r>
        <w:rPr>
          <w:rStyle w:val="VerbatimChar"/>
        </w:rPr>
        <w:t>## 10 1               0.25</w:t>
      </w:r>
      <w:r>
        <w:br/>
      </w:r>
      <w:r>
        <w:rPr>
          <w:rStyle w:val="VerbatimChar"/>
        </w:rPr>
        <w:t>## # ... with 15 more rows</w:t>
      </w:r>
    </w:p>
    <w:p w14:paraId="5801A768" w14:textId="77777777" w:rsidR="004113E9" w:rsidRDefault="00BB0DCE">
      <w:pPr>
        <w:pStyle w:val="SourceCode"/>
      </w:pPr>
      <w:r>
        <w:rPr>
          <w:rStyle w:val="CommentTok"/>
        </w:rPr>
        <w:t># Set up 5-fold cross validation</w:t>
      </w:r>
      <w:r>
        <w:br/>
      </w:r>
      <w:r>
        <w:rPr>
          <w:rStyle w:val="NormalTok"/>
        </w:rPr>
        <w:t>d_cv2 &lt;-</w:t>
      </w:r>
      <w:r>
        <w:rPr>
          <w:rStyle w:val="StringTok"/>
        </w:rPr>
        <w:t xml:space="preserve"> </w:t>
      </w:r>
      <w:r>
        <w:br/>
      </w:r>
      <w:r>
        <w:rPr>
          <w:rStyle w:val="StringTok"/>
        </w:rPr>
        <w:t xml:space="preserve">  </w:t>
      </w:r>
      <w:r>
        <w:rPr>
          <w:rStyle w:val="KeywordTok"/>
        </w:rPr>
        <w:t>vfold_cv</w:t>
      </w:r>
      <w:r>
        <w:rPr>
          <w:rStyle w:val="NormalTok"/>
        </w:rPr>
        <w:t xml:space="preserve">(d_train2, </w:t>
      </w:r>
      <w:r>
        <w:rPr>
          <w:rStyle w:val="DataTypeTok"/>
        </w:rPr>
        <w:t>v =</w:t>
      </w:r>
      <w:r>
        <w:rPr>
          <w:rStyle w:val="NormalTok"/>
        </w:rPr>
        <w:t xml:space="preserve"> </w:t>
      </w:r>
      <w:r>
        <w:rPr>
          <w:rStyle w:val="DecValTok"/>
        </w:rPr>
        <w:t>5</w:t>
      </w:r>
      <w:r>
        <w:rPr>
          <w:rStyle w:val="NormalTok"/>
        </w:rPr>
        <w:t>)</w:t>
      </w:r>
      <w:r>
        <w:br/>
      </w:r>
      <w:r>
        <w:br/>
      </w:r>
      <w:r>
        <w:rPr>
          <w:rStyle w:val="CommentTok"/>
        </w:rPr>
        <w:t># Regularization</w:t>
      </w:r>
      <w:r>
        <w:br/>
      </w:r>
      <w:r>
        <w:rPr>
          <w:rStyle w:val="NormalTok"/>
        </w:rPr>
        <w:t>d_reg_wf2 &lt;-</w:t>
      </w:r>
      <w:r>
        <w:rPr>
          <w:rStyle w:val="StringTok"/>
        </w:rPr>
        <w:t xml:space="preserve"> </w:t>
      </w:r>
      <w:r>
        <w:br/>
      </w:r>
      <w:r>
        <w:rPr>
          <w:rStyle w:val="StringTok"/>
        </w:rPr>
        <w:t xml:space="preserve">  </w:t>
      </w:r>
      <w:r>
        <w:rPr>
          <w:rStyle w:val="KeywordTok"/>
        </w:rPr>
        <w:t>workflow</w:t>
      </w:r>
      <w:r>
        <w:rPr>
          <w:rStyle w:val="NormalTok"/>
        </w:rPr>
        <w:t xml:space="preserve">() </w:t>
      </w:r>
      <w:r>
        <w:rPr>
          <w:rStyle w:val="OperatorTok"/>
        </w:rPr>
        <w:t>%&gt;%</w:t>
      </w:r>
      <w:r>
        <w:br/>
      </w:r>
      <w:r>
        <w:rPr>
          <w:rStyle w:val="StringTok"/>
        </w:rPr>
        <w:t xml:space="preserve">  </w:t>
      </w:r>
      <w:r>
        <w:rPr>
          <w:rStyle w:val="KeywordTok"/>
        </w:rPr>
        <w:t>add_model</w:t>
      </w:r>
      <w:r>
        <w:rPr>
          <w:rStyle w:val="NormalTok"/>
        </w:rPr>
        <w:t xml:space="preserve">(regularization_model2) </w:t>
      </w:r>
      <w:r>
        <w:rPr>
          <w:rStyle w:val="OperatorTok"/>
        </w:rPr>
        <w:t>%&gt;%</w:t>
      </w:r>
      <w:r>
        <w:br/>
      </w:r>
      <w:r>
        <w:rPr>
          <w:rStyle w:val="StringTok"/>
        </w:rPr>
        <w:t xml:space="preserve">  </w:t>
      </w:r>
      <w:r>
        <w:rPr>
          <w:rStyle w:val="KeywordTok"/>
        </w:rPr>
        <w:t>add_recipe</w:t>
      </w:r>
      <w:r>
        <w:rPr>
          <w:rStyle w:val="NormalTok"/>
        </w:rPr>
        <w:t>(d_recipe2)</w:t>
      </w:r>
      <w:r>
        <w:br/>
      </w:r>
      <w:r>
        <w:br/>
      </w:r>
      <w:r>
        <w:rPr>
          <w:rStyle w:val="KeywordTok"/>
        </w:rPr>
        <w:t>set.seed</w:t>
      </w:r>
      <w:r>
        <w:rPr>
          <w:rStyle w:val="NormalTok"/>
        </w:rPr>
        <w:t>(</w:t>
      </w:r>
      <w:r>
        <w:rPr>
          <w:rStyle w:val="DecValTok"/>
        </w:rPr>
        <w:t>1234</w:t>
      </w:r>
      <w:r>
        <w:rPr>
          <w:rStyle w:val="NormalTok"/>
        </w:rPr>
        <w:t>)</w:t>
      </w:r>
      <w:r>
        <w:br/>
      </w:r>
      <w:r>
        <w:rPr>
          <w:rStyle w:val="NormalTok"/>
        </w:rPr>
        <w:t>reg_results2 &lt;-</w:t>
      </w:r>
      <w:r>
        <w:rPr>
          <w:rStyle w:val="StringTok"/>
        </w:rPr>
        <w:t xml:space="preserve"> </w:t>
      </w:r>
      <w:r>
        <w:br/>
      </w:r>
      <w:r>
        <w:rPr>
          <w:rStyle w:val="StringTok"/>
        </w:rPr>
        <w:t xml:space="preserve">  </w:t>
      </w:r>
      <w:r>
        <w:rPr>
          <w:rStyle w:val="NormalTok"/>
        </w:rPr>
        <w:t xml:space="preserve">d_reg_wf2 </w:t>
      </w:r>
      <w:r>
        <w:rPr>
          <w:rStyle w:val="OperatorTok"/>
        </w:rPr>
        <w:t>%&gt;%</w:t>
      </w:r>
      <w:r>
        <w:rPr>
          <w:rStyle w:val="StringTok"/>
        </w:rPr>
        <w:t xml:space="preserve"> </w:t>
      </w:r>
      <w:r>
        <w:br/>
      </w:r>
      <w:r>
        <w:rPr>
          <w:rStyle w:val="StringTok"/>
        </w:rPr>
        <w:t xml:space="preserve">  </w:t>
      </w:r>
      <w:r>
        <w:rPr>
          <w:rStyle w:val="KeywordTok"/>
        </w:rPr>
        <w:t>tune_grid</w:t>
      </w:r>
      <w:r>
        <w:rPr>
          <w:rStyle w:val="NormalTok"/>
        </w:rPr>
        <w:t>(</w:t>
      </w:r>
      <w:r>
        <w:rPr>
          <w:rStyle w:val="DataTypeTok"/>
        </w:rPr>
        <w:t>resamples =</w:t>
      </w:r>
      <w:r>
        <w:rPr>
          <w:rStyle w:val="NormalTok"/>
        </w:rPr>
        <w:t xml:space="preserve"> d_cv2,</w:t>
      </w:r>
      <w:r>
        <w:br/>
      </w:r>
      <w:r>
        <w:rPr>
          <w:rStyle w:val="NormalTok"/>
        </w:rPr>
        <w:t xml:space="preserve">            </w:t>
      </w:r>
      <w:r>
        <w:rPr>
          <w:rStyle w:val="DataTypeTok"/>
        </w:rPr>
        <w:t>grid =</w:t>
      </w:r>
      <w:r>
        <w:rPr>
          <w:rStyle w:val="NormalTok"/>
        </w:rPr>
        <w:t xml:space="preserve"> reg_grid2)</w:t>
      </w:r>
      <w:r>
        <w:br/>
      </w:r>
      <w:r>
        <w:rPr>
          <w:rStyle w:val="NormalTok"/>
        </w:rPr>
        <w:t>reg_results2</w:t>
      </w:r>
    </w:p>
    <w:p w14:paraId="5280360B" w14:textId="77777777" w:rsidR="004113E9" w:rsidRDefault="00BB0DCE">
      <w:pPr>
        <w:pStyle w:val="SourceCode"/>
      </w:pPr>
      <w:r>
        <w:rPr>
          <w:rStyle w:val="VerbatimChar"/>
        </w:rPr>
        <w:t>## # Tuning results</w:t>
      </w:r>
      <w:r>
        <w:br/>
      </w:r>
      <w:r>
        <w:rPr>
          <w:rStyle w:val="VerbatimChar"/>
        </w:rPr>
        <w:t xml:space="preserve">## # 5-fold cross-validation </w:t>
      </w:r>
      <w:r>
        <w:br/>
      </w:r>
      <w:r>
        <w:rPr>
          <w:rStyle w:val="VerbatimChar"/>
        </w:rPr>
        <w:t>## # A tibble: 5 x 4</w:t>
      </w:r>
      <w:r>
        <w:br/>
      </w:r>
      <w:r>
        <w:rPr>
          <w:rStyle w:val="VerbatimChar"/>
        </w:rPr>
        <w:t xml:space="preserve">##   splits                 id    .metrics          .notes          </w:t>
      </w:r>
      <w:r>
        <w:br/>
      </w:r>
      <w:r>
        <w:rPr>
          <w:rStyle w:val="VerbatimChar"/>
        </w:rPr>
        <w:t xml:space="preserve">##   &lt;list&gt;                 &lt;chr&gt; &lt;list&gt;            &lt;list&gt;          </w:t>
      </w:r>
      <w:r>
        <w:br/>
      </w:r>
      <w:r>
        <w:rPr>
          <w:rStyle w:val="VerbatimChar"/>
        </w:rPr>
        <w:t>## 1 &lt;split [106268/26567]&gt; Fold1 &lt;tibble [50 x 6]&gt; &lt;tibble [0 x 1]&gt;</w:t>
      </w:r>
      <w:r>
        <w:br/>
      </w:r>
      <w:r>
        <w:rPr>
          <w:rStyle w:val="VerbatimChar"/>
        </w:rPr>
        <w:t>## 2 &lt;split [106268/26567]&gt; Fold2 &lt;tibble [50 x 6]&gt; &lt;tibble [0 x 1]&gt;</w:t>
      </w:r>
      <w:r>
        <w:br/>
      </w:r>
      <w:r>
        <w:rPr>
          <w:rStyle w:val="VerbatimChar"/>
        </w:rPr>
        <w:t>## 3 &lt;split [106268/26567]&gt; Fold3 &lt;tibble [50 x 6]&gt; &lt;tibble [0 x 1]&gt;</w:t>
      </w:r>
      <w:r>
        <w:br/>
      </w:r>
      <w:r>
        <w:rPr>
          <w:rStyle w:val="VerbatimChar"/>
        </w:rPr>
        <w:t>## 4 &lt;split [106268/26567]&gt; Fold4 &lt;tibble [50 x 6]&gt; &lt;tibble [0 x 1]&gt;</w:t>
      </w:r>
      <w:r>
        <w:br/>
      </w:r>
      <w:r>
        <w:rPr>
          <w:rStyle w:val="VerbatimChar"/>
        </w:rPr>
        <w:t>## 5 &lt;split [106268/26567]&gt; Fold5 &lt;tibble [50 x 6]&gt; &lt;tibble [0 x 1]&gt;</w:t>
      </w:r>
    </w:p>
    <w:p w14:paraId="1BA6281A" w14:textId="77777777" w:rsidR="004113E9" w:rsidRDefault="00BB0DCE">
      <w:pPr>
        <w:pStyle w:val="SourceCode"/>
      </w:pPr>
      <w:r>
        <w:rPr>
          <w:rStyle w:val="CommentTok"/>
        </w:rPr>
        <w:t># Regularization</w:t>
      </w:r>
      <w:r>
        <w:br/>
      </w:r>
      <w:r>
        <w:rPr>
          <w:rStyle w:val="NormalTok"/>
        </w:rPr>
        <w:t>final_reg_preds2 &lt;-</w:t>
      </w:r>
      <w:r>
        <w:rPr>
          <w:rStyle w:val="StringTok"/>
        </w:rPr>
        <w:t xml:space="preserve"> </w:t>
      </w:r>
      <w:r>
        <w:br/>
      </w:r>
      <w:r>
        <w:rPr>
          <w:rStyle w:val="StringTok"/>
        </w:rPr>
        <w:t xml:space="preserve">  </w:t>
      </w:r>
      <w:r>
        <w:rPr>
          <w:rStyle w:val="NormalTok"/>
        </w:rPr>
        <w:t xml:space="preserve">d_reg_wf2 </w:t>
      </w:r>
      <w:r>
        <w:rPr>
          <w:rStyle w:val="OperatorTok"/>
        </w:rPr>
        <w:t>%&gt;%</w:t>
      </w:r>
      <w:r>
        <w:rPr>
          <w:rStyle w:val="StringTok"/>
        </w:rPr>
        <w:t xml:space="preserve"> </w:t>
      </w:r>
      <w:r>
        <w:br/>
      </w:r>
      <w:r>
        <w:rPr>
          <w:rStyle w:val="StringTok"/>
        </w:rPr>
        <w:t xml:space="preserve">  </w:t>
      </w:r>
      <w:r>
        <w:rPr>
          <w:rStyle w:val="KeywordTok"/>
        </w:rPr>
        <w:t>finalize_workflow</w:t>
      </w:r>
      <w:r>
        <w:rPr>
          <w:rStyle w:val="NormalTok"/>
        </w:rPr>
        <w:t>(</w:t>
      </w:r>
      <w:r>
        <w:rPr>
          <w:rStyle w:val="KeywordTok"/>
        </w:rPr>
        <w:t>select_best</w:t>
      </w:r>
      <w:r>
        <w:rPr>
          <w:rStyle w:val="NormalTok"/>
        </w:rPr>
        <w:t xml:space="preserve">(reg_results2, </w:t>
      </w:r>
      <w:r>
        <w:br/>
      </w:r>
      <w:r>
        <w:rPr>
          <w:rStyle w:val="NormalTok"/>
        </w:rPr>
        <w:t xml:space="preserve">                                </w:t>
      </w:r>
      <w:r>
        <w:rPr>
          <w:rStyle w:val="StringTok"/>
        </w:rPr>
        <w:t>"roc_auc"</w:t>
      </w:r>
      <w:r>
        <w:rPr>
          <w:rStyle w:val="NormalTok"/>
        </w:rPr>
        <w:t xml:space="preserve">)) </w:t>
      </w:r>
      <w:r>
        <w:rPr>
          <w:rStyle w:val="OperatorTok"/>
        </w:rPr>
        <w:t>%&gt;%</w:t>
      </w:r>
      <w:r>
        <w:br/>
      </w:r>
      <w:r>
        <w:rPr>
          <w:rStyle w:val="StringTok"/>
        </w:rPr>
        <w:t xml:space="preserve">  </w:t>
      </w:r>
      <w:r>
        <w:rPr>
          <w:rStyle w:val="KeywordTok"/>
        </w:rPr>
        <w:t>last_fit</w:t>
      </w:r>
      <w:r>
        <w:rPr>
          <w:rStyle w:val="NormalTok"/>
        </w:rPr>
        <w:t xml:space="preserve">(d_split2) </w:t>
      </w:r>
      <w:r>
        <w:rPr>
          <w:rStyle w:val="OperatorTok"/>
        </w:rPr>
        <w:t>%&gt;%</w:t>
      </w:r>
      <w:r>
        <w:br/>
      </w:r>
      <w:r>
        <w:rPr>
          <w:rStyle w:val="StringTok"/>
        </w:rPr>
        <w:t xml:space="preserve">  </w:t>
      </w:r>
      <w:r>
        <w:rPr>
          <w:rStyle w:val="KeywordTok"/>
        </w:rPr>
        <w:t>collect_predictions</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Algorithm =</w:t>
      </w:r>
      <w:r>
        <w:rPr>
          <w:rStyle w:val="NormalTok"/>
        </w:rPr>
        <w:t xml:space="preserve"> </w:t>
      </w:r>
      <w:r>
        <w:rPr>
          <w:rStyle w:val="StringTok"/>
        </w:rPr>
        <w:t>"Elastic net logistic regression"</w:t>
      </w:r>
      <w:r>
        <w:rPr>
          <w:rStyle w:val="NormalTok"/>
        </w:rPr>
        <w:t>)</w:t>
      </w:r>
      <w:r>
        <w:br/>
      </w:r>
      <w:r>
        <w:br/>
      </w:r>
      <w:r>
        <w:lastRenderedPageBreak/>
        <w:br/>
      </w:r>
      <w:r>
        <w:br/>
      </w:r>
      <w:r>
        <w:rPr>
          <w:rStyle w:val="CommentTok"/>
        </w:rPr>
        <w:t xml:space="preserve">#Plot to see </w:t>
      </w:r>
      <w:r>
        <w:br/>
      </w:r>
      <w:r>
        <w:rPr>
          <w:rStyle w:val="KeywordTok"/>
        </w:rPr>
        <w:t>ggplot</w:t>
      </w:r>
      <w:r>
        <w:rPr>
          <w:rStyle w:val="NormalTok"/>
        </w:rPr>
        <w:t>(</w:t>
      </w:r>
      <w:r>
        <w:rPr>
          <w:rStyle w:val="DataTypeTok"/>
        </w:rPr>
        <w:t>data =</w:t>
      </w:r>
      <w:r>
        <w:rPr>
          <w:rStyle w:val="NormalTok"/>
        </w:rPr>
        <w:t xml:space="preserve"> d_train2, </w:t>
      </w:r>
      <w:r>
        <w:br/>
      </w:r>
      <w:r>
        <w:rPr>
          <w:rStyle w:val="NormalTok"/>
        </w:rPr>
        <w:t xml:space="preserve">       </w:t>
      </w:r>
      <w:r>
        <w:rPr>
          <w:rStyle w:val="KeywordTok"/>
        </w:rPr>
        <w:t>aes</w:t>
      </w:r>
      <w:r>
        <w:rPr>
          <w:rStyle w:val="NormalTok"/>
        </w:rPr>
        <w:t>(</w:t>
      </w:r>
      <w:r>
        <w:rPr>
          <w:rStyle w:val="DataTypeTok"/>
        </w:rPr>
        <w:t>x =</w:t>
      </w:r>
      <w:r>
        <w:rPr>
          <w:rStyle w:val="NormalTok"/>
        </w:rPr>
        <w:t xml:space="preserve"> score, </w:t>
      </w:r>
      <w:r>
        <w:br/>
      </w:r>
      <w:r>
        <w:rPr>
          <w:rStyle w:val="NormalTok"/>
        </w:rPr>
        <w:t xml:space="preserve">           </w:t>
      </w:r>
      <w:r>
        <w:rPr>
          <w:rStyle w:val="DataTypeTok"/>
        </w:rPr>
        <w:t>y =</w:t>
      </w:r>
      <w:r>
        <w:rPr>
          <w:rStyle w:val="NormalTok"/>
        </w:rPr>
        <w:t xml:space="preserve"> </w:t>
      </w:r>
      <w:r>
        <w:rPr>
          <w:rStyle w:val="KeywordTok"/>
        </w:rPr>
        <w:t>as.factor</w:t>
      </w:r>
      <w:r>
        <w:rPr>
          <w:rStyle w:val="NormalTok"/>
        </w:rPr>
        <w:t xml:space="preserve">(final_result))) </w:t>
      </w:r>
      <w:r>
        <w:rPr>
          <w:rStyle w:val="OperatorTok"/>
        </w:rPr>
        <w:t>+</w:t>
      </w:r>
      <w:r>
        <w:br/>
      </w:r>
      <w:r>
        <w:rPr>
          <w:rStyle w:val="StringTok"/>
        </w:rPr>
        <w:t xml:space="preserve">  </w:t>
      </w:r>
      <w:r>
        <w:rPr>
          <w:rStyle w:val="KeywordTok"/>
        </w:rPr>
        <w:t>geom_count</w:t>
      </w:r>
      <w:r>
        <w:rPr>
          <w:rStyle w:val="NormalTok"/>
        </w:rPr>
        <w:t>(</w:t>
      </w:r>
      <w:r>
        <w:rPr>
          <w:rStyle w:val="KeywordTok"/>
        </w:rPr>
        <w:t>aes</w:t>
      </w:r>
      <w:r>
        <w:rPr>
          <w:rStyle w:val="NormalTok"/>
        </w:rPr>
        <w:t>(</w:t>
      </w:r>
      <w:r>
        <w:rPr>
          <w:rStyle w:val="DataTypeTok"/>
        </w:rPr>
        <w:t>color =</w:t>
      </w:r>
      <w:r>
        <w:rPr>
          <w:rStyle w:val="NormalTok"/>
        </w:rPr>
        <w:t xml:space="preserve"> </w:t>
      </w:r>
      <w:r>
        <w:rPr>
          <w:rStyle w:val="KeywordTok"/>
        </w:rPr>
        <w:t>as.factor</w:t>
      </w:r>
      <w:r>
        <w:rPr>
          <w:rStyle w:val="NormalTok"/>
        </w:rPr>
        <w:t>(final_result)),</w:t>
      </w:r>
      <w:r>
        <w:br/>
      </w:r>
      <w:r>
        <w:rPr>
          <w:rStyle w:val="NormalTok"/>
        </w:rPr>
        <w:t xml:space="preserve">             </w:t>
      </w:r>
      <w:r>
        <w:rPr>
          <w:rStyle w:val="DataTypeTok"/>
        </w:rPr>
        <w:t>position =</w:t>
      </w:r>
      <w:r>
        <w:rPr>
          <w:rStyle w:val="NormalTok"/>
        </w:rPr>
        <w:t xml:space="preserve"> </w:t>
      </w:r>
      <w:r>
        <w:rPr>
          <w:rStyle w:val="KeywordTok"/>
        </w:rPr>
        <w:t>position_jitter</w:t>
      </w:r>
      <w:r>
        <w:rPr>
          <w:rStyle w:val="NormalTok"/>
        </w:rPr>
        <w:t>(</w:t>
      </w:r>
      <w:r>
        <w:rPr>
          <w:rStyle w:val="DataTypeTok"/>
        </w:rPr>
        <w:t>width =</w:t>
      </w:r>
      <w:r>
        <w:rPr>
          <w:rStyle w:val="NormalTok"/>
        </w:rPr>
        <w:t xml:space="preserve"> </w:t>
      </w:r>
      <w:r>
        <w:rPr>
          <w:rStyle w:val="DecValTok"/>
        </w:rPr>
        <w:t>0</w:t>
      </w:r>
      <w:r>
        <w:rPr>
          <w:rStyle w:val="NormalTok"/>
        </w:rPr>
        <w:t xml:space="preserve">, </w:t>
      </w:r>
      <w:r>
        <w:br/>
      </w:r>
      <w:r>
        <w:rPr>
          <w:rStyle w:val="NormalTok"/>
        </w:rPr>
        <w:t xml:space="preserve">                                        </w:t>
      </w:r>
      <w:r>
        <w:rPr>
          <w:rStyle w:val="DataTypeTok"/>
        </w:rPr>
        <w:t>height =</w:t>
      </w:r>
      <w:r>
        <w:rPr>
          <w:rStyle w:val="NormalTok"/>
        </w:rPr>
        <w:t xml:space="preserve"> </w:t>
      </w:r>
      <w:r>
        <w:rPr>
          <w:rStyle w:val="FloatTok"/>
        </w:rPr>
        <w:t>0.1</w:t>
      </w:r>
      <w:r>
        <w:rPr>
          <w:rStyle w:val="NormalTok"/>
        </w:rPr>
        <w:t xml:space="preserve">), </w:t>
      </w:r>
      <w:r>
        <w:br/>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color =</w:t>
      </w:r>
      <w:r>
        <w:rPr>
          <w:rStyle w:val="NormalTok"/>
        </w:rPr>
        <w:t xml:space="preserve"> </w:t>
      </w:r>
      <w:r>
        <w:rPr>
          <w:rStyle w:val="StringTok"/>
        </w:rPr>
        <w:t>"red"</w:t>
      </w:r>
      <w:r>
        <w:rPr>
          <w:rStyle w:val="NormalTok"/>
        </w:rPr>
        <w:t xml:space="preserve">, </w:t>
      </w:r>
      <w:r>
        <w:br/>
      </w:r>
      <w:r>
        <w:rPr>
          <w:rStyle w:val="NormalTok"/>
        </w:rPr>
        <w:t xml:space="preserve">             </w:t>
      </w:r>
      <w:r>
        <w:rPr>
          <w:rStyle w:val="DataTypeTok"/>
        </w:rPr>
        <w:t>lty =</w:t>
      </w:r>
      <w:r>
        <w:rPr>
          <w:rStyle w:val="NormalTok"/>
        </w:rPr>
        <w:t xml:space="preserve"> </w:t>
      </w:r>
      <w:r>
        <w:rPr>
          <w:rStyle w:val="DecValTok"/>
        </w:rPr>
        <w:t>2</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"Score of Assessment"</w:t>
      </w:r>
      <w:r>
        <w:rPr>
          <w:rStyle w:val="NormalTok"/>
        </w:rPr>
        <w:t xml:space="preserve">) </w:t>
      </w:r>
    </w:p>
    <w:p w14:paraId="505D3AB2" w14:textId="65FC38C0" w:rsidR="004113E9" w:rsidRDefault="00BB0DCE">
      <w:pPr>
        <w:pStyle w:val="FirstParagraph"/>
      </w:pPr>
      <w:r>
        <w:rPr>
          <w:noProof/>
        </w:rPr>
        <w:drawing>
          <wp:inline distT="0" distB="0" distL="0" distR="0" wp14:anchorId="6A269E99" wp14:editId="669F4818">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oc-302B_assignment1_files/figure-docx/your%20suggestion-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ins w:id="370" w:author="Sanne Smith" w:date="2021-05-09T10:35:00Z">
        <w:r w:rsidR="003E08EF">
          <w:t xml:space="preserve">Wow I would thought I’d see more of a difference  between the withdrew and other cases. </w:t>
        </w:r>
      </w:ins>
    </w:p>
    <w:p w14:paraId="23A1A2EC" w14:textId="77777777" w:rsidR="004113E9" w:rsidRDefault="00BB0DCE">
      <w:pPr>
        <w:pStyle w:val="SourceCode"/>
      </w:pPr>
      <w:r>
        <w:rPr>
          <w:rStyle w:val="CommentTok"/>
        </w:rPr>
        <w:t>#plot for AUC</w:t>
      </w:r>
      <w:r>
        <w:br/>
      </w:r>
      <w:r>
        <w:rPr>
          <w:rStyle w:val="NormalTok"/>
        </w:rPr>
        <w:t>roc_plot2 &lt;-</w:t>
      </w:r>
      <w:r>
        <w:rPr>
          <w:rStyle w:val="StringTok"/>
        </w:rPr>
        <w:t xml:space="preserve"> </w:t>
      </w:r>
      <w:r>
        <w:rPr>
          <w:rStyle w:val="KeywordTok"/>
        </w:rPr>
        <w:t>ggplot</w:t>
      </w:r>
      <w:r>
        <w:rPr>
          <w:rStyle w:val="NormalTok"/>
        </w:rPr>
        <w:t xml:space="preserve">(final_reg_preds2, </w:t>
      </w:r>
      <w:r>
        <w:br/>
      </w:r>
      <w:r>
        <w:rPr>
          <w:rStyle w:val="NormalTok"/>
        </w:rPr>
        <w:t xml:space="preserve">                    </w:t>
      </w:r>
      <w:r>
        <w:rPr>
          <w:rStyle w:val="KeywordTok"/>
        </w:rPr>
        <w:t>aes</w:t>
      </w:r>
      <w:r>
        <w:rPr>
          <w:rStyle w:val="NormalTok"/>
        </w:rPr>
        <w:t>(</w:t>
      </w:r>
      <w:r>
        <w:rPr>
          <w:rStyle w:val="DataTypeTok"/>
        </w:rPr>
        <w:t>d =</w:t>
      </w:r>
      <w:r>
        <w:rPr>
          <w:rStyle w:val="NormalTok"/>
        </w:rPr>
        <w:t xml:space="preserve"> final_result,</w:t>
      </w:r>
      <w:r>
        <w:br/>
      </w:r>
      <w:r>
        <w:rPr>
          <w:rStyle w:val="NormalTok"/>
        </w:rPr>
        <w:t xml:space="preserve">                        </w:t>
      </w:r>
      <w:r>
        <w:rPr>
          <w:rStyle w:val="DataTypeTok"/>
        </w:rPr>
        <w:t>m =</w:t>
      </w:r>
      <w:r>
        <w:rPr>
          <w:rStyle w:val="NormalTok"/>
        </w:rPr>
        <w:t xml:space="preserve"> .pred_class, </w:t>
      </w:r>
      <w:r>
        <w:br/>
      </w:r>
      <w:r>
        <w:rPr>
          <w:rStyle w:val="NormalTok"/>
        </w:rPr>
        <w:t xml:space="preserve">                        </w:t>
      </w:r>
      <w:r>
        <w:rPr>
          <w:rStyle w:val="DataTypeTok"/>
        </w:rPr>
        <w:t>color =</w:t>
      </w:r>
      <w:r>
        <w:rPr>
          <w:rStyle w:val="NormalTok"/>
        </w:rPr>
        <w:t xml:space="preserve"> Algorithm)) </w:t>
      </w:r>
      <w:r>
        <w:rPr>
          <w:rStyle w:val="OperatorTok"/>
        </w:rPr>
        <w:t>+</w:t>
      </w:r>
      <w:r>
        <w:rPr>
          <w:rStyle w:val="StringTok"/>
        </w:rPr>
        <w:t xml:space="preserve"> </w:t>
      </w:r>
      <w:r>
        <w:br/>
      </w:r>
      <w:r>
        <w:rPr>
          <w:rStyle w:val="StringTok"/>
        </w:rPr>
        <w:t xml:space="preserve">  </w:t>
      </w:r>
      <w:r>
        <w:rPr>
          <w:rStyle w:val="KeywordTok"/>
        </w:rPr>
        <w:t>geom_roc</w:t>
      </w:r>
      <w:r>
        <w:rPr>
          <w:rStyle w:val="NormalTok"/>
        </w:rPr>
        <w:t>(</w:t>
      </w:r>
      <w:r>
        <w:rPr>
          <w:rStyle w:val="DataTypeTok"/>
        </w:rPr>
        <w:t>labels =</w:t>
      </w:r>
      <w:r>
        <w:rPr>
          <w:rStyle w:val="NormalTok"/>
        </w:rPr>
        <w:t xml:space="preserve"> </w:t>
      </w:r>
      <w:r>
        <w:rPr>
          <w:rStyle w:val="OtherTok"/>
        </w:rPr>
        <w:t>FALSE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"ROC curves on test data"</w:t>
      </w:r>
      <w:r>
        <w:rPr>
          <w:rStyle w:val="NormalTok"/>
        </w:rPr>
        <w:t>,</w:t>
      </w:r>
      <w:r>
        <w:br/>
      </w:r>
      <w:r>
        <w:rPr>
          <w:rStyle w:val="NormalTok"/>
        </w:rPr>
        <w:t xml:space="preserve">       </w:t>
      </w:r>
      <w:r>
        <w:rPr>
          <w:rStyle w:val="DataTypeTok"/>
        </w:rPr>
        <w:t>y =</w:t>
      </w:r>
      <w:r>
        <w:rPr>
          <w:rStyle w:val="NormalTok"/>
        </w:rPr>
        <w:t xml:space="preserve"> </w:t>
      </w:r>
      <w:r>
        <w:rPr>
          <w:rStyle w:val="StringTok"/>
        </w:rPr>
        <w:t>"Prop. true positives"</w:t>
      </w:r>
      <w:r>
        <w:rPr>
          <w:rStyle w:val="NormalTok"/>
        </w:rPr>
        <w:t>,</w:t>
      </w:r>
      <w:r>
        <w:br/>
      </w:r>
      <w:r>
        <w:rPr>
          <w:rStyle w:val="NormalTok"/>
        </w:rPr>
        <w:t xml:space="preserve">       </w:t>
      </w:r>
      <w:r>
        <w:rPr>
          <w:rStyle w:val="DataTypeTok"/>
        </w:rPr>
        <w:t>x =</w:t>
      </w:r>
      <w:r>
        <w:rPr>
          <w:rStyle w:val="NormalTok"/>
        </w:rPr>
        <w:t xml:space="preserve"> </w:t>
      </w:r>
      <w:r>
        <w:rPr>
          <w:rStyle w:val="StringTok"/>
        </w:rPr>
        <w:t>"Prop. false positives"</w:t>
      </w:r>
      <w:r>
        <w:rPr>
          <w:rStyle w:val="NormalTok"/>
        </w:rPr>
        <w:t xml:space="preserve">) </w:t>
      </w:r>
      <w:r>
        <w:rPr>
          <w:rStyle w:val="OperatorTok"/>
        </w:rPr>
        <w:t>+</w:t>
      </w:r>
      <w:r>
        <w:br/>
      </w:r>
      <w:r>
        <w:rPr>
          <w:rStyle w:val="StringTok"/>
        </w:rPr>
        <w:lastRenderedPageBreak/>
        <w:t xml:space="preserve">  </w:t>
      </w:r>
      <w:r>
        <w:rPr>
          <w:rStyle w:val="KeywordTok"/>
        </w:rPr>
        <w:t>theme_bw</w:t>
      </w:r>
      <w:r>
        <w:rPr>
          <w:rStyle w:val="NormalTok"/>
        </w:rPr>
        <w:t xml:space="preserve">() </w:t>
      </w:r>
      <w:r>
        <w:br/>
      </w:r>
      <w:r>
        <w:rPr>
          <w:rStyle w:val="NormalTok"/>
        </w:rPr>
        <w:t>roc_plot2</w:t>
      </w:r>
    </w:p>
    <w:p w14:paraId="0AF3EC90" w14:textId="77777777" w:rsidR="004113E9" w:rsidRDefault="00BB0DCE">
      <w:pPr>
        <w:pStyle w:val="SourceCode"/>
      </w:pPr>
      <w:r>
        <w:rPr>
          <w:rStyle w:val="VerbatimChar"/>
        </w:rPr>
        <w:t>## Warning in verify_d(data$d): D not labeled 0/1, assuming Completed = 0 and</w:t>
      </w:r>
      <w:r>
        <w:br/>
      </w:r>
      <w:r>
        <w:rPr>
          <w:rStyle w:val="VerbatimChar"/>
        </w:rPr>
        <w:t>## Withdrew = 1!</w:t>
      </w:r>
    </w:p>
    <w:p w14:paraId="4AC705F6" w14:textId="5D704B97" w:rsidR="004113E9" w:rsidRDefault="00BB0DCE">
      <w:pPr>
        <w:pStyle w:val="FirstParagraph"/>
      </w:pPr>
      <w:r>
        <w:rPr>
          <w:noProof/>
        </w:rPr>
        <w:drawing>
          <wp:inline distT="0" distB="0" distL="0" distR="0" wp14:anchorId="079DABDF" wp14:editId="46D733BF">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oc-302B_assignment1_files/figure-docx/your%20suggestion-2.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ins w:id="371" w:author="Sanne Smith" w:date="2021-05-09T17:14:00Z">
        <w:r w:rsidR="00536E8A">
          <w:t xml:space="preserve"> </w:t>
        </w:r>
      </w:ins>
    </w:p>
    <w:p w14:paraId="503C8A4E" w14:textId="77777777" w:rsidR="004113E9" w:rsidRDefault="00BB0DCE">
      <w:pPr>
        <w:pStyle w:val="SourceCode"/>
      </w:pPr>
      <w:r>
        <w:rPr>
          <w:rStyle w:val="CommentTok"/>
        </w:rPr>
        <w:t>#Cauclating auc. Same as the other graph for LR. No improvement.</w:t>
      </w:r>
      <w:r>
        <w:br/>
      </w:r>
      <w:r>
        <w:rPr>
          <w:rStyle w:val="KeywordTok"/>
        </w:rPr>
        <w:t>calc_auc</w:t>
      </w:r>
      <w:r>
        <w:rPr>
          <w:rStyle w:val="NormalTok"/>
        </w:rPr>
        <w:t xml:space="preserve">(roc_plot2) </w:t>
      </w:r>
    </w:p>
    <w:p w14:paraId="3D92A74E" w14:textId="77777777" w:rsidR="004113E9" w:rsidRDefault="00BB0DCE">
      <w:pPr>
        <w:pStyle w:val="SourceCode"/>
      </w:pPr>
      <w:r>
        <w:rPr>
          <w:rStyle w:val="VerbatimChar"/>
        </w:rPr>
        <w:t>## Warning in verify_d(data$d): D not labeled 0/1, assuming Completed = 0 and</w:t>
      </w:r>
      <w:r>
        <w:br/>
      </w:r>
      <w:r>
        <w:rPr>
          <w:rStyle w:val="VerbatimChar"/>
        </w:rPr>
        <w:t>## Withdrew = 1!</w:t>
      </w:r>
    </w:p>
    <w:p w14:paraId="153C7FB6" w14:textId="0040751E" w:rsidR="007A5D2B" w:rsidRDefault="00BB0DCE">
      <w:pPr>
        <w:pStyle w:val="SourceCode"/>
        <w:rPr>
          <w:rStyle w:val="VerbatimChar"/>
        </w:rPr>
      </w:pPr>
      <w:r>
        <w:rPr>
          <w:rStyle w:val="VerbatimChar"/>
        </w:rPr>
        <w:t>##   PANEL group AUC</w:t>
      </w:r>
      <w:r>
        <w:br/>
      </w:r>
      <w:r>
        <w:rPr>
          <w:rStyle w:val="VerbatimChar"/>
        </w:rPr>
        <w:t>## 1     1     1 0.5</w:t>
      </w:r>
    </w:p>
    <w:p w14:paraId="314F8032" w14:textId="39792D24" w:rsidR="007A5D2B" w:rsidRPr="007A5D2B" w:rsidRDefault="007A5D2B" w:rsidP="007A5D2B">
      <w:pPr>
        <w:spacing w:line="480" w:lineRule="auto"/>
        <w:ind w:firstLine="720"/>
      </w:pPr>
      <w:r>
        <w:t xml:space="preserve">I decided to add score, which is </w:t>
      </w:r>
      <w:r w:rsidRPr="007A5D2B">
        <w:t>the student’s score in this assessment</w:t>
      </w:r>
      <w:r>
        <w:t xml:space="preserve"> to my predictors. My logic behind this selection was that a user’s score might influence their decision to drop or remain in a course. For example, a student who failed or was close to failing might decide to drop out preemptively. However, it does not appear that score is a predictor that improves the model as the AUC is still .5. </w:t>
      </w:r>
      <w:ins w:id="372" w:author="Sanne Smith" w:date="2021-05-09T17:16:00Z">
        <w:r w:rsidR="00536E8A">
          <w:t>That can’t be right. I’m looking at your code and it looks good</w:t>
        </w:r>
      </w:ins>
      <w:ins w:id="373" w:author="Sanne Smith" w:date="2021-05-09T17:50:00Z">
        <w:r w:rsidR="00676A70">
          <w:t xml:space="preserve">, so I’m going to try to reproduce your code and figure out what </w:t>
        </w:r>
        <w:r w:rsidR="00676A70">
          <w:lastRenderedPageBreak/>
          <w:t xml:space="preserve">might be the problem </w:t>
        </w:r>
      </w:ins>
      <w:r>
        <w:t>I decided to use an elastic net logistic regression because it was the most time effective and I wanted to test if it produced different results compared to my preferred decision tree. However, it did not.</w:t>
      </w:r>
    </w:p>
    <w:sectPr w:rsidR="007A5D2B" w:rsidRPr="007A5D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471D4" w14:textId="77777777" w:rsidR="004E7DBC" w:rsidRDefault="004E7DBC">
      <w:pPr>
        <w:spacing w:after="0"/>
      </w:pPr>
      <w:r>
        <w:separator/>
      </w:r>
    </w:p>
  </w:endnote>
  <w:endnote w:type="continuationSeparator" w:id="0">
    <w:p w14:paraId="2FC4D0C6" w14:textId="77777777" w:rsidR="004E7DBC" w:rsidRDefault="004E7D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B1C2D" w14:textId="77777777" w:rsidR="004E7DBC" w:rsidRDefault="004E7DBC">
      <w:r>
        <w:separator/>
      </w:r>
    </w:p>
  </w:footnote>
  <w:footnote w:type="continuationSeparator" w:id="0">
    <w:p w14:paraId="74987655" w14:textId="77777777" w:rsidR="004E7DBC" w:rsidRDefault="004E7D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E2F211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ne Smith">
    <w15:presenceInfo w15:providerId="AD" w15:userId="S::ssmith11@stanford.edu::5e42ec95-0c01-445f-85d0-0440002fa7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30CF"/>
    <w:rsid w:val="00112300"/>
    <w:rsid w:val="002A6B03"/>
    <w:rsid w:val="00392F53"/>
    <w:rsid w:val="003E08EF"/>
    <w:rsid w:val="004113E9"/>
    <w:rsid w:val="004E29B3"/>
    <w:rsid w:val="004E7DBC"/>
    <w:rsid w:val="004F6F32"/>
    <w:rsid w:val="00536E8A"/>
    <w:rsid w:val="00590D07"/>
    <w:rsid w:val="005E7F80"/>
    <w:rsid w:val="00610E2F"/>
    <w:rsid w:val="00671210"/>
    <w:rsid w:val="00676A70"/>
    <w:rsid w:val="0071030A"/>
    <w:rsid w:val="00784D58"/>
    <w:rsid w:val="007A5D2B"/>
    <w:rsid w:val="008D6863"/>
    <w:rsid w:val="009E1C21"/>
    <w:rsid w:val="00AD1A54"/>
    <w:rsid w:val="00B86B75"/>
    <w:rsid w:val="00BB0DCE"/>
    <w:rsid w:val="00BC48D5"/>
    <w:rsid w:val="00C36279"/>
    <w:rsid w:val="00CE2B7F"/>
    <w:rsid w:val="00E315A3"/>
    <w:rsid w:val="00E8640C"/>
    <w:rsid w:val="00F04881"/>
    <w:rsid w:val="00FF7B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56240"/>
  <w15:docId w15:val="{560A8391-A926-48B6-B81D-2495FB458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112300"/>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1230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5969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itym26@stanford.edu"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communitystandards.stanford.edu/policies-and-guidance/honor-code"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31</Pages>
  <Words>6778</Words>
  <Characters>34501</Characters>
  <Application>Microsoft Office Word</Application>
  <DocSecurity>0</DocSecurity>
  <Lines>862</Lines>
  <Paragraphs>550</Paragraphs>
  <ScaleCrop>false</ScaleCrop>
  <HeadingPairs>
    <vt:vector size="2" baseType="variant">
      <vt:variant>
        <vt:lpstr>Title</vt:lpstr>
      </vt:variant>
      <vt:variant>
        <vt:i4>1</vt:i4>
      </vt:variant>
    </vt:vector>
  </HeadingPairs>
  <TitlesOfParts>
    <vt:vector size="1" baseType="lpstr">
      <vt:lpstr>EDUC 423B/SOC 302B: Assignment 1</vt:lpstr>
    </vt:vector>
  </TitlesOfParts>
  <Company/>
  <LinksUpToDate>false</LinksUpToDate>
  <CharactersWithSpaces>40729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423B/SOC 302B: Assignment 1</dc:title>
  <dc:creator>Your Name</dc:creator>
  <cp:keywords/>
  <cp:lastModifiedBy>Sanne Smith</cp:lastModifiedBy>
  <cp:revision>5</cp:revision>
  <dcterms:created xsi:type="dcterms:W3CDTF">2021-05-10T00:58:00Z</dcterms:created>
  <dcterms:modified xsi:type="dcterms:W3CDTF">2021-05-10T06:00:00Z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Your Date</vt:lpwstr>
  </property>
  <property fmtid="{D5CDD505-2E9C-101B-9397-08002B2CF9AE}" pid="3" name="output">
    <vt:lpwstr>word_document</vt:lpwstr>
  </property>
</Properties>
</file>